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F2CD4" w14:textId="51BFB7E8" w:rsidR="009303D9" w:rsidRPr="000F482B" w:rsidRDefault="00591E80" w:rsidP="000F482B">
      <w:pPr>
        <w:pStyle w:val="papertitle"/>
        <w:spacing w:before="100" w:beforeAutospacing="1" w:after="100" w:afterAutospacing="1"/>
      </w:pPr>
      <w:r w:rsidRPr="00591E80">
        <w:rPr>
          <w:kern w:val="48"/>
        </w:rPr>
        <w:t>Self-Supervised Learning</w:t>
      </w:r>
      <w:r w:rsidR="00253444">
        <w:rPr>
          <w:kern w:val="48"/>
        </w:rPr>
        <w:t xml:space="preserve"> (SSL)</w:t>
      </w:r>
      <w:r w:rsidR="004C3000">
        <w:rPr>
          <w:kern w:val="48"/>
        </w:rPr>
        <w:t xml:space="preserve"> for </w:t>
      </w:r>
      <w:r w:rsidR="004C3000" w:rsidRPr="00591E80">
        <w:rPr>
          <w:kern w:val="48"/>
        </w:rPr>
        <w:t>Crop Diseases Classification using Sentinel</w:t>
      </w:r>
      <w:r w:rsidR="004C3000">
        <w:rPr>
          <w:kern w:val="48"/>
        </w:rPr>
        <w:t>-2</w:t>
      </w:r>
      <w:r w:rsidR="005D4602">
        <w:rPr>
          <w:kern w:val="48"/>
        </w:rPr>
        <w:t xml:space="preserve"> Data</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954175">
          <w:footerReference w:type="even" r:id="rId8"/>
          <w:footerReference w:type="default" r:id="rId9"/>
          <w:footerReference w:type="first" r:id="rId10"/>
          <w:pgSz w:w="11906" w:h="16838" w:code="9"/>
          <w:pgMar w:top="540" w:right="893" w:bottom="1440" w:left="893" w:header="720" w:footer="720" w:gutter="0"/>
          <w:pgNumType w:start="1"/>
          <w:cols w:space="720"/>
          <w:docGrid w:linePitch="360"/>
        </w:sectPr>
      </w:pPr>
    </w:p>
    <w:p w14:paraId="2C5E8727" w14:textId="354CCD17" w:rsidR="009C6933" w:rsidRDefault="0016765E" w:rsidP="009C6933">
      <w:pPr>
        <w:pStyle w:val="Author"/>
        <w:spacing w:before="100" w:beforeAutospacing="1" w:after="0"/>
        <w:rPr>
          <w:sz w:val="18"/>
          <w:szCs w:val="18"/>
        </w:rPr>
      </w:pPr>
      <w:r>
        <w:rPr>
          <w:sz w:val="18"/>
          <w:szCs w:val="18"/>
        </w:rPr>
        <w:t>Rabina Twayana</w:t>
      </w:r>
      <w:r w:rsidR="001A3B3D">
        <w:br/>
      </w:r>
      <w:r w:rsidR="4E23B3C3" w:rsidRPr="63ACF5BD">
        <w:rPr>
          <w:sz w:val="18"/>
          <w:szCs w:val="18"/>
        </w:rPr>
        <w:t>Université Bretagne Sud</w:t>
      </w:r>
      <w:r w:rsidR="00D72D06">
        <w:br/>
      </w:r>
      <w:r w:rsidR="001941AE">
        <w:rPr>
          <w:sz w:val="18"/>
          <w:szCs w:val="18"/>
        </w:rPr>
        <w:t>Vannes, France</w:t>
      </w:r>
    </w:p>
    <w:p w14:paraId="1FCCE042" w14:textId="16E0FA8F" w:rsidR="001A3B3D" w:rsidRPr="00F847A6" w:rsidRDefault="009C6933" w:rsidP="005B5AE4">
      <w:pPr>
        <w:pStyle w:val="Author"/>
        <w:spacing w:before="0"/>
        <w:rPr>
          <w:sz w:val="18"/>
          <w:szCs w:val="18"/>
        </w:rPr>
      </w:pPr>
      <w:r>
        <w:rPr>
          <w:sz w:val="18"/>
          <w:szCs w:val="18"/>
        </w:rPr>
        <w:t>twayana</w:t>
      </w:r>
      <w:r w:rsidRPr="1261B8A8">
        <w:rPr>
          <w:sz w:val="18"/>
          <w:szCs w:val="18"/>
        </w:rPr>
        <w:t>.</w:t>
      </w:r>
      <w:r w:rsidRPr="42CDD84A">
        <w:rPr>
          <w:sz w:val="18"/>
          <w:szCs w:val="18"/>
        </w:rPr>
        <w:t>e2</w:t>
      </w:r>
      <w:r w:rsidR="00D72125">
        <w:rPr>
          <w:sz w:val="18"/>
          <w:szCs w:val="18"/>
        </w:rPr>
        <w:t>706754</w:t>
      </w:r>
      <w:r w:rsidRPr="42CDD84A">
        <w:rPr>
          <w:sz w:val="18"/>
          <w:szCs w:val="18"/>
        </w:rPr>
        <w:t>@etud.univ-ubs.fr</w:t>
      </w:r>
      <w:r w:rsidR="00447BB9">
        <w:br/>
      </w:r>
      <w:r w:rsidR="00BD670B">
        <w:rPr>
          <w:sz w:val="18"/>
          <w:szCs w:val="18"/>
        </w:rPr>
        <w:br w:type="column"/>
      </w:r>
      <w:r w:rsidR="001941AE">
        <w:rPr>
          <w:sz w:val="18"/>
          <w:szCs w:val="18"/>
        </w:rPr>
        <w:t xml:space="preserve">Ethel </w:t>
      </w:r>
      <w:r w:rsidR="53DDB870" w:rsidRPr="42CDD84A">
        <w:rPr>
          <w:sz w:val="18"/>
          <w:szCs w:val="18"/>
        </w:rPr>
        <w:t>Awuor</w:t>
      </w:r>
      <w:r w:rsidR="001941AE" w:rsidRPr="42CDD84A">
        <w:rPr>
          <w:sz w:val="18"/>
          <w:szCs w:val="18"/>
        </w:rPr>
        <w:t xml:space="preserve"> </w:t>
      </w:r>
      <w:r w:rsidR="001941AE">
        <w:rPr>
          <w:sz w:val="18"/>
          <w:szCs w:val="18"/>
        </w:rPr>
        <w:t>O</w:t>
      </w:r>
      <w:r w:rsidR="00C853AC">
        <w:rPr>
          <w:sz w:val="18"/>
          <w:szCs w:val="18"/>
        </w:rPr>
        <w:t>gallo</w:t>
      </w:r>
      <w:r w:rsidR="001941AE" w:rsidRPr="00F847A6">
        <w:rPr>
          <w:sz w:val="18"/>
          <w:szCs w:val="18"/>
        </w:rPr>
        <w:t xml:space="preserve"> </w:t>
      </w:r>
      <w:r w:rsidR="001A3B3D">
        <w:br/>
      </w:r>
      <w:r w:rsidR="703CD58D" w:rsidRPr="786CD1AA">
        <w:rPr>
          <w:sz w:val="18"/>
          <w:szCs w:val="18"/>
        </w:rPr>
        <w:t>Université Bretagne Sud</w:t>
      </w:r>
      <w:r w:rsidR="001A3B3D">
        <w:br/>
      </w:r>
      <w:r w:rsidR="4685D93A" w:rsidRPr="1261B8A8">
        <w:rPr>
          <w:sz w:val="18"/>
          <w:szCs w:val="18"/>
        </w:rPr>
        <w:t>Vannes, France</w:t>
      </w:r>
      <w:r w:rsidR="0016765E">
        <w:br/>
      </w:r>
      <w:r w:rsidR="4D4B7013" w:rsidRPr="1261B8A8">
        <w:rPr>
          <w:sz w:val="18"/>
          <w:szCs w:val="18"/>
        </w:rPr>
        <w:t>ogallo.</w:t>
      </w:r>
      <w:r w:rsidR="4D4B7013" w:rsidRPr="42CDD84A">
        <w:rPr>
          <w:sz w:val="18"/>
          <w:szCs w:val="18"/>
        </w:rPr>
        <w:t>e2406751@etud.univ-ubs.fr</w:t>
      </w:r>
    </w:p>
    <w:p w14:paraId="11C3FF66" w14:textId="32306EF9" w:rsidR="001A3B3D" w:rsidRPr="00F847A6" w:rsidRDefault="00BD670B" w:rsidP="00D74208">
      <w:pPr>
        <w:pStyle w:val="Author"/>
        <w:spacing w:before="0" w:after="0"/>
        <w:rPr>
          <w:sz w:val="18"/>
          <w:szCs w:val="18"/>
        </w:rPr>
      </w:pPr>
      <w:r>
        <w:rPr>
          <w:sz w:val="18"/>
          <w:szCs w:val="18"/>
        </w:rPr>
        <w:br w:type="column"/>
      </w:r>
      <w:r w:rsidR="00C853AC">
        <w:rPr>
          <w:sz w:val="18"/>
          <w:szCs w:val="18"/>
        </w:rPr>
        <w:t>Omowonuola Molayosi Akintola</w:t>
      </w:r>
      <w:r w:rsidR="00C853AC" w:rsidRPr="00F847A6">
        <w:rPr>
          <w:sz w:val="18"/>
          <w:szCs w:val="18"/>
        </w:rPr>
        <w:t xml:space="preserve"> </w:t>
      </w:r>
      <w:r w:rsidR="001A3B3D">
        <w:br/>
      </w:r>
      <w:r w:rsidR="16EA9C0E" w:rsidRPr="47D94851">
        <w:rPr>
          <w:rFonts w:eastAsia="Times New Roman"/>
          <w:sz w:val="18"/>
          <w:szCs w:val="18"/>
        </w:rPr>
        <w:t>Université Bretagne Sud</w:t>
      </w:r>
    </w:p>
    <w:p w14:paraId="0316535E" w14:textId="58F500D9" w:rsidR="009F1D79" w:rsidRDefault="009C6933">
      <w:r>
        <w:rPr>
          <w:sz w:val="18"/>
          <w:szCs w:val="18"/>
        </w:rPr>
        <w:t>Vannes, France</w:t>
      </w:r>
    </w:p>
    <w:p w14:paraId="59105F5B" w14:textId="56582434" w:rsidR="25B20608" w:rsidRDefault="25B20608" w:rsidP="0B740FE9">
      <w:pPr>
        <w:rPr>
          <w:sz w:val="18"/>
          <w:szCs w:val="18"/>
        </w:rPr>
      </w:pPr>
      <w:r w:rsidRPr="54ABFB04">
        <w:rPr>
          <w:sz w:val="18"/>
          <w:szCs w:val="18"/>
        </w:rPr>
        <w:t>akintola</w:t>
      </w:r>
      <w:r w:rsidRPr="0B740FE9">
        <w:rPr>
          <w:sz w:val="18"/>
          <w:szCs w:val="18"/>
        </w:rPr>
        <w:t>.</w:t>
      </w:r>
      <w:r w:rsidRPr="0E6D8AB9">
        <w:rPr>
          <w:sz w:val="18"/>
          <w:szCs w:val="18"/>
        </w:rPr>
        <w:t>e2406755</w:t>
      </w:r>
      <w:r w:rsidRPr="0B740FE9">
        <w:rPr>
          <w:sz w:val="18"/>
          <w:szCs w:val="18"/>
        </w:rPr>
        <w:t>@etud.univ-ubs.fr</w:t>
      </w:r>
    </w:p>
    <w:p w14:paraId="51B5B850" w14:textId="39B61C43" w:rsidR="009F1D79" w:rsidRDefault="009F1D79">
      <w:pPr>
        <w:rPr>
          <w:sz w:val="18"/>
          <w:szCs w:val="18"/>
        </w:r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91A4A4D" w14:textId="76329FC2" w:rsidR="00B00763" w:rsidRPr="001E2593" w:rsidRDefault="009303D9" w:rsidP="001F3674">
      <w:pPr>
        <w:pStyle w:val="Abstract"/>
        <w:spacing w:after="0"/>
      </w:pPr>
      <w:r>
        <w:rPr>
          <w:i/>
          <w:iCs/>
        </w:rPr>
        <w:t>Abstract</w:t>
      </w:r>
      <w:r w:rsidR="00314D85">
        <w:t>—</w:t>
      </w:r>
      <w:r w:rsidR="00FF0520" w:rsidRPr="00314D85">
        <w:t xml:space="preserve">Accurate crop disease classification is crucial for </w:t>
      </w:r>
      <w:r w:rsidR="00AC77EA" w:rsidRPr="00314D85">
        <w:t xml:space="preserve">precision </w:t>
      </w:r>
      <w:r w:rsidR="00AD29C2" w:rsidRPr="00314D85">
        <w:t>agriculture</w:t>
      </w:r>
      <w:r w:rsidR="00C61DE1" w:rsidRPr="00314D85">
        <w:t>,</w:t>
      </w:r>
      <w:r w:rsidR="00AD29C2" w:rsidRPr="00314D85">
        <w:t xml:space="preserve"> </w:t>
      </w:r>
      <w:r w:rsidR="00AD29C2" w:rsidRPr="00314D85">
        <w:t>yet</w:t>
      </w:r>
      <w:r w:rsidR="00AF4F18" w:rsidRPr="00314D85">
        <w:t xml:space="preserve"> acquiring </w:t>
      </w:r>
      <w:r w:rsidR="005A5F0A" w:rsidRPr="00314D85">
        <w:t xml:space="preserve">labeled satellite imagery </w:t>
      </w:r>
      <w:r w:rsidR="000A2DD0" w:rsidRPr="00314D85">
        <w:t xml:space="preserve">remains </w:t>
      </w:r>
      <w:r w:rsidR="00AD29C2" w:rsidRPr="00314D85">
        <w:t>expensive and time</w:t>
      </w:r>
      <w:r w:rsidR="00C61DE1" w:rsidRPr="00314D85">
        <w:t>-</w:t>
      </w:r>
      <w:r w:rsidR="00AD29C2" w:rsidRPr="00314D85">
        <w:t xml:space="preserve">consuming. </w:t>
      </w:r>
      <w:r w:rsidR="006D7B30" w:rsidRPr="00314D85">
        <w:t>This study investigates</w:t>
      </w:r>
      <w:r w:rsidR="00A7435E" w:rsidRPr="00314D85">
        <w:t xml:space="preserve"> self-supervised learning (SSL)</w:t>
      </w:r>
      <w:r w:rsidR="00BF138C" w:rsidRPr="00314D85">
        <w:t xml:space="preserve"> approaches to address the challenge of </w:t>
      </w:r>
      <w:r w:rsidR="0032525C" w:rsidRPr="00314D85">
        <w:t xml:space="preserve">limited labelled data in </w:t>
      </w:r>
      <w:r w:rsidR="00F650EE" w:rsidRPr="00314D85">
        <w:t xml:space="preserve">remote sensing. </w:t>
      </w:r>
      <w:r w:rsidR="0033457E" w:rsidRPr="00314D85">
        <w:t xml:space="preserve">We </w:t>
      </w:r>
      <w:r w:rsidR="008268F8" w:rsidRPr="00314D85">
        <w:t>evaluate</w:t>
      </w:r>
      <w:r w:rsidR="0033457E" w:rsidRPr="00314D85">
        <w:t xml:space="preserve"> </w:t>
      </w:r>
      <w:r w:rsidR="00C61DE1" w:rsidRPr="00314D85">
        <w:t xml:space="preserve">the </w:t>
      </w:r>
      <w:r w:rsidR="0033457E" w:rsidRPr="00314D85">
        <w:t xml:space="preserve">MoCo v2 contrastive learning </w:t>
      </w:r>
      <w:r w:rsidR="005E759B" w:rsidRPr="00314D85">
        <w:t>framework</w:t>
      </w:r>
      <w:r w:rsidR="00713DFF">
        <w:t>,</w:t>
      </w:r>
      <w:r w:rsidR="005E759B" w:rsidRPr="00314D85">
        <w:t xml:space="preserve"> pretrained on </w:t>
      </w:r>
      <w:r w:rsidR="008268F8" w:rsidRPr="00314D85">
        <w:t>unlabeled</w:t>
      </w:r>
      <w:r w:rsidR="00D92747" w:rsidRPr="00314D85">
        <w:t xml:space="preserve"> </w:t>
      </w:r>
      <w:r w:rsidR="007D6458" w:rsidRPr="00314D85">
        <w:t>data using a ResNet50 encoder</w:t>
      </w:r>
      <w:r w:rsidR="007D1506">
        <w:t>,</w:t>
      </w:r>
      <w:r w:rsidR="00183503">
        <w:t xml:space="preserve"> and </w:t>
      </w:r>
      <w:r w:rsidR="000F5763">
        <w:t xml:space="preserve">then use </w:t>
      </w:r>
      <w:r w:rsidR="00A02738">
        <w:t xml:space="preserve">the </w:t>
      </w:r>
      <w:r w:rsidR="007D1506" w:rsidRPr="007D1506">
        <w:t>pretrained encoder</w:t>
      </w:r>
      <w:r w:rsidR="001E2593">
        <w:t>,</w:t>
      </w:r>
      <w:r w:rsidR="007D1506">
        <w:t xml:space="preserve"> replac</w:t>
      </w:r>
      <w:r w:rsidR="001E6894">
        <w:t xml:space="preserve">ing </w:t>
      </w:r>
      <w:r w:rsidR="007D1506" w:rsidRPr="007D1506">
        <w:t>its projection he</w:t>
      </w:r>
      <w:r w:rsidR="001E2593">
        <w:t xml:space="preserve">ad with a </w:t>
      </w:r>
      <w:r w:rsidR="007D1506" w:rsidRPr="007D1506">
        <w:t>linear classifier for supervised downstream classification.</w:t>
      </w:r>
      <w:r w:rsidR="001E2593">
        <w:t xml:space="preserve"> In addition, </w:t>
      </w:r>
      <w:r w:rsidR="007D6458" w:rsidRPr="00314D85">
        <w:t xml:space="preserve">Prithvi </w:t>
      </w:r>
      <w:r w:rsidR="008D24EF" w:rsidRPr="00314D85">
        <w:t>geospatial foundation model (300M and 600M</w:t>
      </w:r>
      <w:r w:rsidR="00330766" w:rsidRPr="00314D85">
        <w:t xml:space="preserve"> parameter variants</w:t>
      </w:r>
      <w:r w:rsidR="008D24EF" w:rsidRPr="00314D85">
        <w:t>)</w:t>
      </w:r>
      <w:r w:rsidR="00C61DE1" w:rsidRPr="00314D85">
        <w:t>,</w:t>
      </w:r>
      <w:r w:rsidR="00031BB6" w:rsidRPr="00314D85">
        <w:t xml:space="preserve"> pretrained on NASA’</w:t>
      </w:r>
      <w:r w:rsidR="00C61DE1" w:rsidRPr="00314D85">
        <w:t>s</w:t>
      </w:r>
      <w:r w:rsidR="00031BB6" w:rsidRPr="00314D85">
        <w:t xml:space="preserve"> HLS dataset</w:t>
      </w:r>
      <w:r w:rsidR="0015507B">
        <w:t>,</w:t>
      </w:r>
      <w:r w:rsidR="0090781F">
        <w:t xml:space="preserve"> </w:t>
      </w:r>
      <w:r w:rsidR="006E7CD9">
        <w:t>w</w:t>
      </w:r>
      <w:r w:rsidR="00174F3D">
        <w:t>as</w:t>
      </w:r>
      <w:r w:rsidR="006E7CD9">
        <w:t xml:space="preserve"> </w:t>
      </w:r>
      <w:r w:rsidR="00106E9C">
        <w:t xml:space="preserve">also </w:t>
      </w:r>
      <w:r w:rsidR="006E7CD9">
        <w:t>trained</w:t>
      </w:r>
      <w:r w:rsidR="00106E9C">
        <w:t xml:space="preserve"> for classification</w:t>
      </w:r>
      <w:r w:rsidR="00031BB6" w:rsidRPr="00314D85">
        <w:t xml:space="preserve">. Using </w:t>
      </w:r>
      <w:r w:rsidR="004A0D3E">
        <w:t>9</w:t>
      </w:r>
      <w:r w:rsidR="00497B06">
        <w:t>00</w:t>
      </w:r>
      <w:r w:rsidR="00031BB6" w:rsidRPr="00314D85">
        <w:t xml:space="preserve"> labeled crop disease </w:t>
      </w:r>
      <w:r w:rsidR="003304A0" w:rsidRPr="00314D85">
        <w:t xml:space="preserve">images from the ICPR 2026 competition, we </w:t>
      </w:r>
      <w:r w:rsidR="00687422">
        <w:t xml:space="preserve">trained and </w:t>
      </w:r>
      <w:r w:rsidR="003304A0" w:rsidRPr="00314D85">
        <w:t>evaluate</w:t>
      </w:r>
      <w:r w:rsidR="00106E9C">
        <w:t>d</w:t>
      </w:r>
      <w:r w:rsidR="003304A0" w:rsidRPr="00314D85">
        <w:t xml:space="preserve"> classification</w:t>
      </w:r>
      <w:r w:rsidR="003C7B43" w:rsidRPr="00314D85">
        <w:t xml:space="preserve"> performance across four disease categories </w:t>
      </w:r>
      <w:r w:rsidR="00F06F94" w:rsidRPr="00314D85">
        <w:t>(Aphid, Blast, RPH, and Rust)</w:t>
      </w:r>
      <w:r w:rsidR="00B00763" w:rsidRPr="00314D85">
        <w:t>.</w:t>
      </w:r>
      <w:r w:rsidR="4C9D9FF5" w:rsidRPr="00314D85">
        <w:t xml:space="preserve"> </w:t>
      </w:r>
      <w:r w:rsidR="00B00763" w:rsidRPr="00414C8C">
        <w:t xml:space="preserve">Our </w:t>
      </w:r>
      <w:r w:rsidR="284F12B3" w:rsidRPr="00414C8C">
        <w:t>results demonstrate</w:t>
      </w:r>
      <w:r w:rsidR="00B00763" w:rsidRPr="00414C8C">
        <w:t xml:space="preserve"> that SSL</w:t>
      </w:r>
      <w:r w:rsidR="00BE03C7" w:rsidRPr="00414C8C">
        <w:t>-</w:t>
      </w:r>
      <w:r w:rsidR="00B00763" w:rsidRPr="00414C8C">
        <w:t>pretrain</w:t>
      </w:r>
      <w:r w:rsidR="00E22D38" w:rsidRPr="00414C8C">
        <w:t>ed weight</w:t>
      </w:r>
      <w:r w:rsidR="00D2545A" w:rsidRPr="00414C8C">
        <w:t>s</w:t>
      </w:r>
      <w:r w:rsidR="00B00763" w:rsidRPr="00414C8C">
        <w:t xml:space="preserve"> </w:t>
      </w:r>
      <w:r w:rsidR="00E42BB5" w:rsidRPr="00414C8C">
        <w:t>tr</w:t>
      </w:r>
      <w:r w:rsidR="00865E4B" w:rsidRPr="00414C8C">
        <w:t>ai</w:t>
      </w:r>
      <w:r w:rsidR="00E42BB5" w:rsidRPr="00414C8C">
        <w:t>ned</w:t>
      </w:r>
      <w:r w:rsidR="00BE03C7" w:rsidRPr="00414C8C">
        <w:t xml:space="preserve"> on</w:t>
      </w:r>
      <w:r w:rsidR="0043004A" w:rsidRPr="00414C8C">
        <w:t xml:space="preserve"> task-specific unlabeled data achieve the best performance</w:t>
      </w:r>
      <w:r w:rsidR="00566155" w:rsidRPr="00414C8C">
        <w:t xml:space="preserve">, with </w:t>
      </w:r>
      <w:r w:rsidR="007F20E4" w:rsidRPr="00414C8C">
        <w:t xml:space="preserve">a </w:t>
      </w:r>
      <w:r w:rsidR="00865E4B" w:rsidRPr="00414C8C">
        <w:t>m</w:t>
      </w:r>
      <w:r w:rsidR="007F20E4" w:rsidRPr="00414C8C">
        <w:t xml:space="preserve">acro F1-score of </w:t>
      </w:r>
      <w:r w:rsidR="00942991" w:rsidRPr="00414C8C">
        <w:t>67.8%</w:t>
      </w:r>
      <w:r w:rsidR="00DA4D1A" w:rsidRPr="00414C8C">
        <w:t xml:space="preserve">. </w:t>
      </w:r>
      <w:r w:rsidR="00E86C19" w:rsidRPr="00414C8C">
        <w:t>The Prithvi foundation</w:t>
      </w:r>
      <w:r w:rsidR="00E86C19" w:rsidRPr="00314D85">
        <w:t xml:space="preserve"> models (300M and 600M parameters) achieved </w:t>
      </w:r>
      <w:r w:rsidR="00925337" w:rsidRPr="00314D85">
        <w:t xml:space="preserve">53.8% and </w:t>
      </w:r>
      <w:r w:rsidR="00D13BA8" w:rsidRPr="00314D85">
        <w:t>55.0%</w:t>
      </w:r>
      <w:r w:rsidR="0021379E" w:rsidRPr="00314D85">
        <w:t xml:space="preserve"> Macro F1-score</w:t>
      </w:r>
      <w:r w:rsidR="003B664E">
        <w:t>,</w:t>
      </w:r>
      <w:r w:rsidR="00D13BA8" w:rsidRPr="00314D85">
        <w:t xml:space="preserve"> respectively. </w:t>
      </w:r>
      <w:r w:rsidR="00FD5844" w:rsidRPr="00314D85">
        <w:t xml:space="preserve">These </w:t>
      </w:r>
      <w:r w:rsidR="01366B7D" w:rsidRPr="00314D85">
        <w:t>findings indicate</w:t>
      </w:r>
      <w:r w:rsidR="00FD5844" w:rsidRPr="00314D85">
        <w:t xml:space="preserve"> that while </w:t>
      </w:r>
      <w:r w:rsidR="00565DAE" w:rsidRPr="00314D85">
        <w:t xml:space="preserve">large-scale foundation models offer promising </w:t>
      </w:r>
      <w:r w:rsidR="00184678" w:rsidRPr="00314D85">
        <w:t>transferability to agricultural tasks</w:t>
      </w:r>
      <w:r w:rsidR="005A486B" w:rsidRPr="00314D85">
        <w:t xml:space="preserve">, task-specific SSL </w:t>
      </w:r>
      <w:r w:rsidR="000668BA" w:rsidRPr="00314D85">
        <w:t>pretraining</w:t>
      </w:r>
      <w:r w:rsidR="009D256A" w:rsidRPr="00314D85">
        <w:t xml:space="preserve"> might be </w:t>
      </w:r>
      <w:r w:rsidR="003438DB" w:rsidRPr="00314D85">
        <w:t>critical</w:t>
      </w:r>
      <w:r w:rsidR="009D256A" w:rsidRPr="00314D85">
        <w:t xml:space="preserve"> for op</w:t>
      </w:r>
      <w:r w:rsidR="0061123A" w:rsidRPr="00314D85">
        <w:t xml:space="preserve">timal performance in </w:t>
      </w:r>
      <w:r w:rsidR="007B2CF9" w:rsidRPr="00314D85">
        <w:t>label-scarce scenarios.</w:t>
      </w:r>
      <w:r w:rsidR="007B2CF9">
        <w:rPr>
          <w:b w:val="0"/>
          <w:bCs w:val="0"/>
        </w:rPr>
        <w:t xml:space="preserve"> </w:t>
      </w:r>
    </w:p>
    <w:p w14:paraId="739C46F5" w14:textId="77777777" w:rsidR="006A0D5C" w:rsidRPr="001F3674" w:rsidRDefault="006A0D5C" w:rsidP="001F3674">
      <w:pPr>
        <w:pStyle w:val="Abstract"/>
        <w:spacing w:after="0"/>
      </w:pPr>
    </w:p>
    <w:p w14:paraId="58B10678" w14:textId="4EA77840" w:rsidR="009303D9" w:rsidRPr="004D72B5" w:rsidRDefault="004D72B5" w:rsidP="00972203">
      <w:pPr>
        <w:pStyle w:val="Keywords"/>
      </w:pPr>
      <w:r w:rsidRPr="004D72B5">
        <w:t>Keywords—</w:t>
      </w:r>
      <w:r w:rsidR="00730692">
        <w:t xml:space="preserve"> SSL</w:t>
      </w:r>
      <w:r w:rsidR="00D7522C">
        <w:t>,</w:t>
      </w:r>
      <w:r w:rsidR="009303D9" w:rsidRPr="004D72B5">
        <w:t xml:space="preserve"> </w:t>
      </w:r>
      <w:proofErr w:type="spellStart"/>
      <w:r w:rsidR="00730692">
        <w:t>ResN</w:t>
      </w:r>
      <w:r w:rsidR="0056796A">
        <w:t>et</w:t>
      </w:r>
      <w:proofErr w:type="spellEnd"/>
      <w:r w:rsidR="00D7522C">
        <w:t>,</w:t>
      </w:r>
      <w:r w:rsidR="009303D9" w:rsidRPr="004D72B5">
        <w:t xml:space="preserve"> </w:t>
      </w:r>
      <w:r w:rsidR="00215C00">
        <w:t>MoCo</w:t>
      </w:r>
      <w:r w:rsidR="00D7522C">
        <w:t>,</w:t>
      </w:r>
      <w:r w:rsidR="009303D9" w:rsidRPr="004D72B5">
        <w:t xml:space="preserve"> </w:t>
      </w:r>
      <w:r w:rsidR="003E58DE">
        <w:t>Classification</w:t>
      </w:r>
      <w:r w:rsidR="000F66EA">
        <w:t xml:space="preserve">, </w:t>
      </w:r>
      <w:r w:rsidR="6D83FB4E">
        <w:t xml:space="preserve">Foundation Model, </w:t>
      </w:r>
      <w:r w:rsidR="00277991">
        <w:t>Prithvi,</w:t>
      </w:r>
      <w:r w:rsidR="6D83FB4E">
        <w:t xml:space="preserve"> </w:t>
      </w:r>
      <w:r w:rsidR="000F66EA">
        <w:t>Crop Disease</w:t>
      </w:r>
    </w:p>
    <w:p w14:paraId="1A521F3C" w14:textId="17463C66" w:rsidR="009303D9" w:rsidRPr="00D632BE" w:rsidRDefault="009303D9" w:rsidP="006B6B66">
      <w:pPr>
        <w:pStyle w:val="Heading1"/>
      </w:pPr>
      <w:r w:rsidRPr="00D632BE">
        <w:t>Introduction</w:t>
      </w:r>
    </w:p>
    <w:p w14:paraId="1EDB6679" w14:textId="16534755" w:rsidR="006635C9" w:rsidRPr="000A1826" w:rsidRDefault="00C75CE1" w:rsidP="007D3D5F">
      <w:pPr>
        <w:pStyle w:val="BodyText"/>
        <w:ind w:firstLine="289"/>
        <w:rPr>
          <w:lang w:val="en-US"/>
        </w:rPr>
      </w:pPr>
      <w:r w:rsidRPr="0D7551E4">
        <w:rPr>
          <w:lang w:val="en-US"/>
        </w:rPr>
        <w:t>Recent advances in deep learning approaches, particularly deep neural networks (DNNs), have demonstrated remarkable success in the interpretation of Earth Observation imagery</w:t>
      </w:r>
      <w:r w:rsidR="00A52BD7" w:rsidRPr="0D7551E4">
        <w:rPr>
          <w:lang w:val="en-US"/>
        </w:rPr>
        <w:t xml:space="preserve"> </w:t>
      </w:r>
      <w:r w:rsidRPr="000A1826">
        <w:rPr>
          <w:lang w:val="en-GB"/>
        </w:rPr>
        <w:fldChar w:fldCharType="begin"/>
      </w:r>
      <w:r w:rsidRPr="000A1826">
        <w:rPr>
          <w:lang w:val="en-GB"/>
        </w:rPr>
        <w:instrText xml:space="preserve"> ADDIN ZOTERO_ITEM CSL_CITATION {"citationID":"KHfxO48o","properties":{"formattedCitation":"[1]","plainCitation":"[1]","noteIndex":0},"citationItems":[{"id":603,"uris":["http://zotero.org/users/16619911/items/9Q8LUIKG"],"itemData":{"id":603,"type":"article","abstract":"Self-supervised learning (SSL) has demonstrated significant potential in pre-training robust models with limited labeled data, making it particularly valuable for remote sensing (RS) tasks. A common assumption is that pre-training on domain-aligned data provides maximal benefits on downstream tasks, particularly when compared to ImageNet-pretraining (INP). In this work, we investigate this assumption by collecting GeoNet, a large and diverse dataset of global optical Sentinel-2 imagery, and pre-training SwAV and MAE on both GeoNet and ImageNet. Evaluating these models on six downstream tasks in the few-shot setting reveals that SSL pre-training on RS data offers modest performance improvements over INP, and that it remains competitive in multiple scenarios. This indicates that the presumed benefits of SSL pre-training on RS data may be overstated, and the additional costs of data curation and pre-training could be unjustified.","citation-key":"lahrichiSelfSupervisedPretrainingSatellite2025a","DOI":"10.48550/arXiv.2502.10669","language":"en","note":"arXiv:2502.10669 [cs]","number":"arXiv:2502.10669","publisher":"arXiv","source":"arXiv.org","title":"Is Self-Supervised Pre-training on Satellite Imagery Better than ImageNet? A Systematic Study with Sentinel-2","title-short":"Is Self-Supervised Pre-training on Satellite Imagery Better than ImageNet?","URL":"http://arxiv.org/abs/2502.10669","author":[{"family":"Lahrichi","given":"Saad"},{"family":"Sheng","given":"Zion"},{"family":"Xia","given":"Shufan"},{"family":"Bradbury","given":"Kyle"},{"family":"Malof","given":"Jordan"}],"accessed":{"date-parts":[["2026",2,3]]},"issued":{"date-parts":[["2025",2,15]]}}}],"schema":"https://github.com/citation-style-language/schema/raw/master/csl-citation.json"} </w:instrText>
      </w:r>
      <w:r w:rsidRPr="000A1826">
        <w:rPr>
          <w:lang w:val="en-GB"/>
        </w:rPr>
        <w:fldChar w:fldCharType="separate"/>
      </w:r>
      <w:r w:rsidR="00DF2645" w:rsidRPr="0D7551E4">
        <w:rPr>
          <w:lang w:val="en-US"/>
        </w:rPr>
        <w:t>[1]</w:t>
      </w:r>
      <w:r w:rsidRPr="000A1826">
        <w:rPr>
          <w:lang w:val="en-GB"/>
        </w:rPr>
        <w:fldChar w:fldCharType="end"/>
      </w:r>
      <w:r w:rsidRPr="0D7551E4">
        <w:rPr>
          <w:lang w:val="en-US"/>
        </w:rPr>
        <w:t xml:space="preserve">. Despite these achievements, a fundamental limitation of DNN-based applications is that </w:t>
      </w:r>
      <w:r w:rsidR="003E5964" w:rsidRPr="0D7551E4">
        <w:rPr>
          <w:lang w:val="en-US"/>
        </w:rPr>
        <w:t>they</w:t>
      </w:r>
      <w:r w:rsidRPr="0D7551E4">
        <w:rPr>
          <w:lang w:val="en-US"/>
        </w:rPr>
        <w:t xml:space="preserve"> require large amounts of annotated training data</w:t>
      </w:r>
      <w:r w:rsidR="009A1ADA" w:rsidRPr="0D7551E4">
        <w:rPr>
          <w:lang w:val="en-US"/>
        </w:rPr>
        <w:t xml:space="preserve"> </w:t>
      </w:r>
      <w:r w:rsidRPr="000A1826">
        <w:rPr>
          <w:lang w:val="en-GB"/>
        </w:rPr>
        <w:fldChar w:fldCharType="begin"/>
      </w:r>
      <w:r w:rsidRPr="000A1826">
        <w:rPr>
          <w:lang w:val="en-GB"/>
        </w:rPr>
        <w:instrText xml:space="preserve"> ADDIN ZOTERO_ITEM CSL_CITATION {"citationID":"ra803Ujm","properties":{"formattedCitation":"[1], [2]","plainCitation":"[1], [2]","noteIndex":0},"citationItems":[{"id":603,"uris":["http://zotero.org/users/16619911/items/9Q8LUIKG"],"itemData":{"id":603,"type":"article","abstract":"Self-supervised learning (SSL) has demonstrated significant potential in pre-training robust models with limited labeled data, making it particularly valuable for remote sensing (RS) tasks. A common assumption is that pre-training on domain-aligned data provides maximal benefits on downstream tasks, particularly when compared to ImageNet-pretraining (INP). In this work, we investigate this assumption by collecting GeoNet, a large and diverse dataset of global optical Sentinel-2 imagery, and pre-training SwAV and MAE on both GeoNet and ImageNet. Evaluating these models on six downstream tasks in the few-shot setting reveals that SSL pre-training on RS data offers modest performance improvements over INP, and that it remains competitive in multiple scenarios. This indicates that the presumed benefits of SSL pre-training on RS data may be overstated, and the additional costs of data curation and pre-training could be unjustified.","citation-key":"lahrichiSelfSupervisedPretrainingSatellite2025a","DOI":"10.48550/arXiv.2502.10669","language":"en","note":"arXiv:2502.10669 [cs]","number":"arXiv:2502.10669","publisher":"arXiv","source":"arXiv.org","title":"Is Self-Supervised Pre-training on Satellite Imagery Better than ImageNet? A Systematic Study with Sentinel-2","title-short":"Is Self-Supervised Pre-training on Satellite Imagery Better than ImageNet?","URL":"http://arxiv.org/abs/2502.10669","author":[{"family":"Lahrichi","given":"Saad"},{"family":"Sheng","given":"Zion"},{"family":"Xia","given":"Shufan"},{"family":"Bradbury","given":"Kyle"},{"family":"Malof","given":"Jordan"}],"accessed":{"date-parts":[["2026",2,3]]},"issued":{"date-parts":[["2025",2,15]]}}},{"id":604,"uris":["http://zotero.org/users/16619911/items/S7HWTS26"],"itemData":{"id":604,"type":"article","abstract":"In deep learning research, self-supervised learning (SSL) has received great attention triggering interest within both the computer vision and remote sensing communities. While there has been a big success in computer vision, most of the potential of SSL in the domain of earth observation remains locked. In this paper, we provide an introduction to, and a review of the concepts and latest developments in SSL for computer vision in the context of remote sensing. Further, we provide a preliminary benchmark of modern SSL algorithms on popular remote sensing datasets, verifying the potential of SSL in remote sensing and providing an extended study on data augmentations. Finally, we identify a list of promising directions of future research in SSL for earth observation (SSL4EO) to pave the way for fruitful interaction of both domains.","citation-key":"wangSelfsupervisedLearningRemote2022a","DOI":"10.48550/arXiv.2206.13188","language":"en","note":"arXiv:2206.13188 [cs]","number":"arXiv:2206.13188","publisher":"arXiv","source":"arXiv.org","title":"Self-supervised Learning in Remote Sensing: A Review","title-short":"Self-supervised Learning in Remote Sensing","URL":"http://arxiv.org/abs/2206.13188","author":[{"family":"Wang","given":"Yi"},{"family":"Albrecht","given":"Conrad M."},{"family":"Braham","given":"Nassim Ait Ali"},{"family":"Mou","given":"Lichao"},{"family":"Zhu","given":"Xiao Xiang"}],"accessed":{"date-parts":[["2026",2,3]]},"issued":{"date-parts":[["2022",9,2]]}}}],"schema":"https://github.com/citation-style-language/schema/raw/master/csl-citation.json"} </w:instrText>
      </w:r>
      <w:r w:rsidRPr="000A1826">
        <w:rPr>
          <w:lang w:val="en-GB"/>
        </w:rPr>
        <w:fldChar w:fldCharType="separate"/>
      </w:r>
      <w:r w:rsidR="009A1ADA" w:rsidRPr="0D7551E4">
        <w:rPr>
          <w:lang w:val="en-US"/>
        </w:rPr>
        <w:t>[1], [2]</w:t>
      </w:r>
      <w:r w:rsidRPr="000A1826">
        <w:rPr>
          <w:lang w:val="en-GB"/>
        </w:rPr>
        <w:fldChar w:fldCharType="end"/>
      </w:r>
      <w:r w:rsidRPr="0D7551E4">
        <w:rPr>
          <w:lang w:val="en-US"/>
        </w:rPr>
        <w:t>.</w:t>
      </w:r>
      <w:r w:rsidR="08CA6436" w:rsidRPr="0D7551E4">
        <w:rPr>
          <w:lang w:val="en-US"/>
        </w:rPr>
        <w:t xml:space="preserve"> </w:t>
      </w:r>
      <w:r w:rsidR="007B4B9A" w:rsidRPr="0D7551E4">
        <w:rPr>
          <w:lang w:val="en-US"/>
        </w:rPr>
        <w:t>Although the increasing ava</w:t>
      </w:r>
      <w:r w:rsidR="0069204C" w:rsidRPr="0D7551E4">
        <w:rPr>
          <w:lang w:val="en-US"/>
        </w:rPr>
        <w:t>ilabi</w:t>
      </w:r>
      <w:r w:rsidR="007B4B9A" w:rsidRPr="0D7551E4">
        <w:rPr>
          <w:lang w:val="en-US"/>
        </w:rPr>
        <w:t xml:space="preserve">lity of Earth observation data allows access </w:t>
      </w:r>
      <w:r w:rsidR="0069204C" w:rsidRPr="0D7551E4">
        <w:rPr>
          <w:lang w:val="en-US"/>
        </w:rPr>
        <w:t xml:space="preserve">to </w:t>
      </w:r>
      <w:r w:rsidR="007B4B9A" w:rsidRPr="0D7551E4">
        <w:rPr>
          <w:lang w:val="en-US"/>
        </w:rPr>
        <w:t xml:space="preserve">vast amounts of </w:t>
      </w:r>
      <w:r w:rsidR="5EA7E655" w:rsidRPr="0D7551E4">
        <w:rPr>
          <w:lang w:val="en-US"/>
        </w:rPr>
        <w:t>information, generating</w:t>
      </w:r>
      <w:r w:rsidR="007B4B9A" w:rsidRPr="0D7551E4">
        <w:rPr>
          <w:lang w:val="en-US"/>
        </w:rPr>
        <w:t xml:space="preserve"> </w:t>
      </w:r>
      <w:r w:rsidR="0069204C" w:rsidRPr="0D7551E4">
        <w:rPr>
          <w:lang w:val="en-US"/>
        </w:rPr>
        <w:t>a</w:t>
      </w:r>
      <w:r w:rsidR="007B4B9A" w:rsidRPr="0D7551E4">
        <w:rPr>
          <w:lang w:val="en-US"/>
        </w:rPr>
        <w:t xml:space="preserve"> </w:t>
      </w:r>
      <w:r w:rsidR="0069204C" w:rsidRPr="0D7551E4">
        <w:rPr>
          <w:lang w:val="en-US"/>
        </w:rPr>
        <w:t>good-</w:t>
      </w:r>
      <w:r w:rsidR="007B4B9A" w:rsidRPr="0D7551E4">
        <w:rPr>
          <w:lang w:val="en-US"/>
        </w:rPr>
        <w:t>quality label</w:t>
      </w:r>
      <w:r w:rsidR="00E802F7" w:rsidRPr="0D7551E4">
        <w:rPr>
          <w:lang w:val="en-US"/>
        </w:rPr>
        <w:t>l</w:t>
      </w:r>
      <w:r w:rsidR="007B4B9A" w:rsidRPr="0D7551E4">
        <w:rPr>
          <w:lang w:val="en-US"/>
        </w:rPr>
        <w:t>ed dataset from th</w:t>
      </w:r>
      <w:r w:rsidR="0069204C" w:rsidRPr="0D7551E4">
        <w:rPr>
          <w:lang w:val="en-US"/>
        </w:rPr>
        <w:t>ese</w:t>
      </w:r>
      <w:r w:rsidR="007B4B9A" w:rsidRPr="0D7551E4">
        <w:rPr>
          <w:lang w:val="en-US"/>
        </w:rPr>
        <w:t xml:space="preserve"> complex remotely sensed images pose</w:t>
      </w:r>
      <w:r w:rsidR="0069204C" w:rsidRPr="0D7551E4">
        <w:rPr>
          <w:lang w:val="en-US"/>
        </w:rPr>
        <w:t>s</w:t>
      </w:r>
      <w:r w:rsidR="007B4B9A" w:rsidRPr="0D7551E4">
        <w:rPr>
          <w:lang w:val="en-US"/>
        </w:rPr>
        <w:t xml:space="preserve"> significant challenges</w:t>
      </w:r>
      <w:r w:rsidR="008C7DE4" w:rsidRPr="0D7551E4">
        <w:rPr>
          <w:lang w:val="en-US"/>
        </w:rPr>
        <w:t xml:space="preserve"> </w:t>
      </w:r>
      <w:r w:rsidRPr="000A1826">
        <w:rPr>
          <w:lang w:val="en-GB"/>
        </w:rPr>
        <w:fldChar w:fldCharType="begin"/>
      </w:r>
      <w:r w:rsidRPr="000A1826">
        <w:rPr>
          <w:lang w:val="en-GB"/>
        </w:rPr>
        <w:instrText xml:space="preserve"> ADDIN ZOTERO_ITEM CSL_CITATION {"citationID":"YwGu5T6v","properties":{"formattedCitation":"[2]","plainCitation":"[2]","noteIndex":0},"citationItems":[{"id":604,"uris":["http://zotero.org/users/16619911/items/S7HWTS26"],"itemData":{"id":604,"type":"article","abstract":"In deep learning research, self-supervised learning (SSL) has received great attention triggering interest within both the computer vision and remote sensing communities. While there has been a big success in computer vision, most of the potential of SSL in the domain of earth observation remains locked. In this paper, we provide an introduction to, and a review of the concepts and latest developments in SSL for computer vision in the context of remote sensing. Further, we provide a preliminary benchmark of modern SSL algorithms on popular remote sensing datasets, verifying the potential of SSL in remote sensing and providing an extended study on data augmentations. Finally, we identify a list of promising directions of future research in SSL for earth observation (SSL4EO) to pave the way for fruitful interaction of both domains.","citation-key":"wangSelfsupervisedLearningRemote2022a","DOI":"10.48550/arXiv.2206.13188","language":"en","note":"arXiv:2206.13188 [cs]","number":"arXiv:2206.13188","publisher":"arXiv","source":"arXiv.org","title":"Self-supervised Learning in Remote Sensing: A Review","title-short":"Self-supervised Learning in Remote Sensing","URL":"http://arxiv.org/abs/2206.13188","author":[{"family":"Wang","given":"Yi"},{"family":"Albrecht","given":"Conrad M."},{"family":"Braham","given":"Nassim Ait Ali"},{"family":"Mou","given":"Lichao"},{"family":"Zhu","given":"Xiao Xiang"}],"accessed":{"date-parts":[["2026",2,3]]},"issued":{"date-parts":[["2022",9,2]]}}}],"schema":"https://github.com/citation-style-language/schema/raw/master/csl-citation.json"} </w:instrText>
      </w:r>
      <w:r w:rsidRPr="000A1826">
        <w:rPr>
          <w:lang w:val="en-GB"/>
        </w:rPr>
        <w:fldChar w:fldCharType="separate"/>
      </w:r>
      <w:r w:rsidR="00DF2645" w:rsidRPr="0D7551E4">
        <w:rPr>
          <w:lang w:val="en-US"/>
        </w:rPr>
        <w:t>[2]</w:t>
      </w:r>
      <w:r w:rsidRPr="000A1826">
        <w:rPr>
          <w:lang w:val="en-GB"/>
        </w:rPr>
        <w:fldChar w:fldCharType="end"/>
      </w:r>
      <w:r w:rsidR="007B4B9A" w:rsidRPr="0D7551E4">
        <w:rPr>
          <w:lang w:val="en-US"/>
        </w:rPr>
        <w:t xml:space="preserve">.  </w:t>
      </w:r>
    </w:p>
    <w:p w14:paraId="54B50022" w14:textId="545EB33C" w:rsidR="00A64FAC" w:rsidRDefault="007B4B9A" w:rsidP="007D3D5F">
      <w:pPr>
        <w:pStyle w:val="BodyText"/>
        <w:ind w:firstLine="289"/>
      </w:pPr>
      <w:r w:rsidRPr="000A1826">
        <w:rPr>
          <w:lang w:val="en-GB"/>
        </w:rPr>
        <w:t>Manual annotation is labor</w:t>
      </w:r>
      <w:r w:rsidR="0069204C" w:rsidRPr="000A1826">
        <w:rPr>
          <w:lang w:val="en-GB"/>
        </w:rPr>
        <w:t>-intensive,</w:t>
      </w:r>
      <w:r w:rsidRPr="000A1826">
        <w:rPr>
          <w:lang w:val="en-GB"/>
        </w:rPr>
        <w:t xml:space="preserve"> </w:t>
      </w:r>
      <w:r w:rsidR="0069204C" w:rsidRPr="000A1826">
        <w:rPr>
          <w:lang w:val="en-GB"/>
        </w:rPr>
        <w:t>time-consuming</w:t>
      </w:r>
      <w:r w:rsidRPr="000A1826">
        <w:rPr>
          <w:lang w:val="en-GB"/>
        </w:rPr>
        <w:t>, and</w:t>
      </w:r>
      <w:r w:rsidR="00B6526F" w:rsidRPr="000A1826">
        <w:rPr>
          <w:lang w:val="en-GB"/>
        </w:rPr>
        <w:t xml:space="preserve"> expensive procedure</w:t>
      </w:r>
      <w:r w:rsidR="006A3123" w:rsidRPr="000A1826">
        <w:rPr>
          <w:lang w:val="en-GB"/>
        </w:rPr>
        <w:t>, which remain</w:t>
      </w:r>
      <w:r w:rsidR="00B46DD4" w:rsidRPr="000A1826">
        <w:rPr>
          <w:lang w:val="en-GB"/>
        </w:rPr>
        <w:t>s</w:t>
      </w:r>
      <w:r w:rsidR="006A3123" w:rsidRPr="000A1826">
        <w:rPr>
          <w:lang w:val="en-GB"/>
        </w:rPr>
        <w:t xml:space="preserve"> difficult to obtain at scale</w:t>
      </w:r>
      <w:r w:rsidR="007A5A21" w:rsidRPr="000A1826">
        <w:rPr>
          <w:lang w:val="en-GB"/>
        </w:rPr>
        <w:t xml:space="preserve"> </w:t>
      </w:r>
      <w:r w:rsidRPr="000A1826">
        <w:rPr>
          <w:lang w:val="en-GB"/>
        </w:rPr>
        <w:fldChar w:fldCharType="begin"/>
      </w:r>
      <w:r w:rsidRPr="000A1826">
        <w:rPr>
          <w:lang w:val="en-GB"/>
        </w:rPr>
        <w:instrText xml:space="preserve"> ADDIN ZOTERO_ITEM CSL_CITATION {"citationID":"5R3Y14m3","properties":{"formattedCitation":"[3]","plainCitation":"[3]","noteIndex":0},"citationItems":[{"id":912,"uris":["http://zotero.org/users/16619911/items/BH6NZA6R"],"itemData":{"id":912,"type":"article-journal","abstract":"Plant diseases cause approximately 220 billion USD in annual agricultural losses, driving demand for automated detection systems. This systematic review analyzes deep learning approaches for plant disease detection using RGB and hyperspectral imaging, examining their evolution from classical image processing to modern neural architectures. We evaluate state-of-the-art models across 11 benchmark datasets, revealing significant performance gaps between laboratory conditions (95–99% accuracy) and field deployment (70–85% accuracy). Transformer-based architectures demonstrate superior robustness, with SWIN achieving 88% accuracy on real-world datasets compared to 53% for traditional CNNs. Our analysis identifies three critical deployment constraints: environmental variability sensitivity, economic barriers (500–2000 USD for RGB vs. 20,000–50,000 USD for hyperspectral systems), and interpretability requirements for farmer adoption. Case studies of successful platforms (Plantix with 10+ million users) highlight the importance of offline functionality and multilingual support. We establish evidence-based guidelines prioritizing deployment viability over laboratory optimization and identify key research directions including lightweight model design, cross-geographic generalization, and explainable multimodal fusion. This review provides a comprehensive framework for advancing plant disease detection from research prototypes to practical agricultural tools that can improve global food security.","container-title":"Plant Methods","DOI":"10.1186/s13007-025-01450-0","ISSN":"1746-4811","journalAbbreviation":"Plant Methods","page":"140","PMID":"41152989","PMCID":"PMC12570820","source":"PubMed Central","title":"Recent advances in plant disease detection: challenges and opportunities","title-short":"Recent advances in plant disease detection","volume":"21","author":[{"family":"Shafay","given":"Muhammad"},{"family":"Hassan","given":"Taimur"},{"family":"Owais","given":"Muhammad"},{"family":"Hussain","given":"Irfan"},{"family":"Khawaja","given":"Sajid Gul"},{"family":"Seneviratne","given":"Lakmal"},{"family":"Werghi","given":"Naoufel"}],"issued":{"date-parts":[["2025",10,28]]}}}],"schema":"https://github.com/citation-style-language/schema/raw/master/csl-citation.json"} </w:instrText>
      </w:r>
      <w:r w:rsidRPr="000A1826">
        <w:rPr>
          <w:lang w:val="en-GB"/>
        </w:rPr>
        <w:fldChar w:fldCharType="separate"/>
      </w:r>
      <w:r w:rsidR="00DC1ACF" w:rsidRPr="000A1826">
        <w:rPr>
          <w:lang w:val="en-GB"/>
        </w:rPr>
        <w:t>[3]</w:t>
      </w:r>
      <w:r w:rsidRPr="000A1826">
        <w:rPr>
          <w:lang w:val="en-GB"/>
        </w:rPr>
        <w:fldChar w:fldCharType="end"/>
      </w:r>
      <w:r w:rsidRPr="000A1826">
        <w:rPr>
          <w:lang w:val="en-GB"/>
        </w:rPr>
        <w:t>.</w:t>
      </w:r>
      <w:r w:rsidR="00C76218" w:rsidRPr="000A1826">
        <w:rPr>
          <w:lang w:val="en-GB"/>
        </w:rPr>
        <w:t xml:space="preserve"> </w:t>
      </w:r>
      <w:r w:rsidRPr="000A1826">
        <w:rPr>
          <w:lang w:val="en-GB"/>
        </w:rPr>
        <w:t xml:space="preserve">For </w:t>
      </w:r>
      <w:r w:rsidR="06B9919C" w:rsidRPr="000A1826">
        <w:rPr>
          <w:lang w:val="en-GB"/>
        </w:rPr>
        <w:t>dynamic domains</w:t>
      </w:r>
      <w:r w:rsidRPr="000A1826">
        <w:rPr>
          <w:lang w:val="en-GB"/>
        </w:rPr>
        <w:t xml:space="preserve"> such as agriculture, the challenge is more prominent when </w:t>
      </w:r>
      <w:r w:rsidR="0069204C" w:rsidRPr="000A1826">
        <w:rPr>
          <w:lang w:val="en-GB"/>
        </w:rPr>
        <w:t xml:space="preserve">the </w:t>
      </w:r>
      <w:r w:rsidRPr="000A1826">
        <w:rPr>
          <w:lang w:val="en-GB"/>
        </w:rPr>
        <w:t xml:space="preserve">focus is </w:t>
      </w:r>
      <w:r w:rsidR="0069204C" w:rsidRPr="000A1826">
        <w:rPr>
          <w:lang w:val="en-GB"/>
        </w:rPr>
        <w:t>on</w:t>
      </w:r>
      <w:r w:rsidRPr="000A1826">
        <w:rPr>
          <w:lang w:val="en-GB"/>
        </w:rPr>
        <w:t xml:space="preserve"> crop disease classification and monitoring. The symptoms of crop disease can differ significantly across crop types, geographic regions, and seasons, making consistent annotation extremely difficult</w:t>
      </w:r>
      <w:r w:rsidR="0055774C" w:rsidRPr="000A1826">
        <w:rPr>
          <w:lang w:val="en-GB"/>
        </w:rPr>
        <w:t xml:space="preserve"> </w:t>
      </w:r>
      <w:r w:rsidRPr="000A1826">
        <w:rPr>
          <w:lang w:val="en-GB"/>
        </w:rPr>
        <w:fldChar w:fldCharType="begin"/>
      </w:r>
      <w:r w:rsidRPr="000A1826">
        <w:rPr>
          <w:lang w:val="en-GB"/>
        </w:rPr>
        <w:instrText xml:space="preserve"> ADDIN ZOTERO_ITEM CSL_CITATION {"citationID":"KyXlPP9Z","properties":{"formattedCitation":"[3]","plainCitation":"[3]","noteIndex":0},"citationItems":[{"id":912,"uris":["http://zotero.org/users/16619911/items/BH6NZA6R"],"itemData":{"id":912,"type":"article-journal","abstract":"Plant diseases cause approximately 220 billion USD in annual agricultural losses, driving demand for automated detection systems. This systematic review analyzes deep learning approaches for plant disease detection using RGB and hyperspectral imaging, examining their evolution from classical image processing to modern neural architectures. We evaluate state-of-the-art models across 11 benchmark datasets, revealing significant performance gaps between laboratory conditions (95–99% accuracy) and field deployment (70–85% accuracy). Transformer-based architectures demonstrate superior robustness, with SWIN achieving 88% accuracy on real-world datasets compared to 53% for traditional CNNs. Our analysis identifies three critical deployment constraints: environmental variability sensitivity, economic barriers (500–2000 USD for RGB vs. 20,000–50,000 USD for hyperspectral systems), and interpretability requirements for farmer adoption. Case studies of successful platforms (Plantix with 10+ million users) highlight the importance of offline functionality and multilingual support. We establish evidence-based guidelines prioritizing deployment viability over laboratory optimization and identify key research directions including lightweight model design, cross-geographic generalization, and explainable multimodal fusion. This review provides a comprehensive framework for advancing plant disease detection from research prototypes to practical agricultural tools that can improve global food security.","container-title":"Plant Methods","DOI":"10.1186/s13007-025-01450-0","ISSN":"1746-4811","journalAbbreviation":"Plant Methods","page":"140","PMID":"41152989","PMCID":"PMC12570820","source":"PubMed Central","title":"Recent advances in plant disease detection: challenges and opportunities","title-short":"Recent advances in plant disease detection","volume":"21","author":[{"family":"Shafay","given":"Muhammad"},{"family":"Hassan","given":"Taimur"},{"family":"Owais","given":"Muhammad"},{"family":"Hussain","given":"Irfan"},{"family":"Khawaja","given":"Sajid Gul"},{"family":"Seneviratne","given":"Lakmal"},{"family":"Werghi","given":"Naoufel"}],"issued":{"date-parts":[["2025",10,28]]}}}],"schema":"https://github.com/citation-style-language/schema/raw/master/csl-citation.json"} </w:instrText>
      </w:r>
      <w:r w:rsidRPr="000A1826">
        <w:rPr>
          <w:lang w:val="en-GB"/>
        </w:rPr>
        <w:fldChar w:fldCharType="separate"/>
      </w:r>
      <w:r w:rsidR="00EF0EE5" w:rsidRPr="000A1826">
        <w:rPr>
          <w:lang w:val="en-GB"/>
        </w:rPr>
        <w:t>[3]</w:t>
      </w:r>
      <w:r w:rsidRPr="000A1826">
        <w:rPr>
          <w:lang w:val="en-GB"/>
        </w:rPr>
        <w:fldChar w:fldCharType="end"/>
      </w:r>
      <w:r w:rsidRPr="000A1826">
        <w:rPr>
          <w:lang w:val="en-GB"/>
        </w:rPr>
        <w:t>. Additionally, plant disease is highly time</w:t>
      </w:r>
      <w:r w:rsidR="00F65A06" w:rsidRPr="000A1826">
        <w:rPr>
          <w:lang w:val="en-GB"/>
        </w:rPr>
        <w:t>-</w:t>
      </w:r>
      <w:r w:rsidRPr="000A1826">
        <w:rPr>
          <w:lang w:val="en-GB"/>
        </w:rPr>
        <w:t>sensitive</w:t>
      </w:r>
      <w:r w:rsidR="0069204C" w:rsidRPr="000A1826">
        <w:rPr>
          <w:lang w:val="en-GB"/>
        </w:rPr>
        <w:t>;</w:t>
      </w:r>
      <w:r w:rsidRPr="000A1826">
        <w:rPr>
          <w:lang w:val="en-GB"/>
        </w:rPr>
        <w:t xml:space="preserve"> labels generated at one particular instance may lose validity after </w:t>
      </w:r>
      <w:r w:rsidR="0069204C" w:rsidRPr="000A1826">
        <w:rPr>
          <w:lang w:val="en-GB"/>
        </w:rPr>
        <w:t xml:space="preserve">a </w:t>
      </w:r>
      <w:r w:rsidRPr="000A1826">
        <w:rPr>
          <w:lang w:val="en-GB"/>
        </w:rPr>
        <w:t>certain time due to change</w:t>
      </w:r>
      <w:r w:rsidR="0069204C" w:rsidRPr="000A1826">
        <w:rPr>
          <w:lang w:val="en-GB"/>
        </w:rPr>
        <w:t>s</w:t>
      </w:r>
      <w:r w:rsidRPr="000A1826">
        <w:rPr>
          <w:lang w:val="en-GB"/>
        </w:rPr>
        <w:t xml:space="preserve"> in phenological stage, environmental</w:t>
      </w:r>
      <w:r w:rsidR="0069204C" w:rsidRPr="000A1826">
        <w:rPr>
          <w:lang w:val="en-GB"/>
        </w:rPr>
        <w:t>,</w:t>
      </w:r>
      <w:r w:rsidRPr="000A1826">
        <w:rPr>
          <w:lang w:val="en-GB"/>
        </w:rPr>
        <w:t xml:space="preserve"> and weather conditions</w:t>
      </w:r>
      <w:r w:rsidR="00B94806" w:rsidRPr="000A1826">
        <w:rPr>
          <w:lang w:val="en-GB"/>
        </w:rPr>
        <w:t xml:space="preserve"> </w:t>
      </w:r>
      <w:r w:rsidRPr="000A1826">
        <w:rPr>
          <w:lang w:val="en-GB"/>
        </w:rPr>
        <w:fldChar w:fldCharType="begin"/>
      </w:r>
      <w:r w:rsidRPr="000A1826">
        <w:rPr>
          <w:lang w:val="en-GB"/>
        </w:rPr>
        <w:instrText xml:space="preserve"> ADDIN ZOTERO_ITEM CSL_CITATION {"citationID":"6YxYywLR","properties":{"formattedCitation":"[3], [4]","plainCitation":"[3], [4]","noteIndex":0},"citationItems":[{"id":912,"uris":["http://zotero.org/users/16619911/items/BH6NZA6R"],"itemData":{"id":912,"type":"article-journal","abstract":"Plant diseases cause approximately 220 billion USD in annual agricultural losses, driving demand for automated detection systems. This systematic review analyzes deep learning approaches for plant disease detection using RGB and hyperspectral imaging, examining their evolution from classical image processing to modern neural architectures. We evaluate state-of-the-art models across 11 benchmark datasets, revealing significant performance gaps between laboratory conditions (95–99% accuracy) and field deployment (70–85% accuracy). Transformer-based architectures demonstrate superior robustness, with SWIN achieving 88% accuracy on real-world datasets compared to 53% for traditional CNNs. Our analysis identifies three critical deployment constraints: environmental variability sensitivity, economic barriers (500–2000 USD for RGB vs. 20,000–50,000 USD for hyperspectral systems), and interpretability requirements for farmer adoption. Case studies of successful platforms (Plantix with 10+ million users) highlight the importance of offline functionality and multilingual support. We establish evidence-based guidelines prioritizing deployment viability over laboratory optimization and identify key research directions including lightweight model design, cross-geographic generalization, and explainable multimodal fusion. This review provides a comprehensive framework for advancing plant disease detection from research prototypes to practical agricultural tools that can improve global food security.","container-title":"Plant Methods","DOI":"10.1186/s13007-025-01450-0","ISSN":"1746-4811","journalAbbreviation":"Plant Methods","page":"140","PMID":"41152989","PMCID":"PMC12570820","source":"PubMed Central","title":"Recent advances in plant disease detection: challenges and opportunities","title-short":"Recent advances in plant disease detection","volume":"21","author":[{"family":"Shafay","given":"Muhammad"},{"family":"Hassan","given":"Taimur"},{"family":"Owais","given":"Muhammad"},{"family":"Hussain","given":"Irfan"},{"family":"Khawaja","given":"Sajid Gul"},{"family":"Seneviratne","given":"Lakmal"},{"family":"Werghi","given":"Naoufel"}],"issued":{"date-parts":[["2025",10,28]]}}},{"id":915,"uris":["http://zotero.org/users/16619911/items/NSM5XE66"],"itemData":{"id":915,"type":"article-journal","abstract":"Object detection models have become the current tool of choice for plant disease detection in precision agriculture. Most existing research improved the performance by ameliorating networks and optimizing the loss function. However, because of the vast influence of data annotation quality and the cost of annotation, the data-centric part of a project also needs more investigation. We should further consider the relationship between data annotation strategies, annotation quality, and the model's performance. In this paper, a systematic strategy with four annotation strategies for plant disease detection was proposed: local, semi-global, global, and symptom-adaptive annotation. Labels with different annotation strategies will result in distinct models' performance, and their contrasts are remarkable. An interpretability study of the annotation strategy was conducted by using class activation maps. In addition, we define five types of inconsistencies in the annotation process and investigate the severity of the impact of inconsistent labels on model's performance. Finally, we discuss the problem of label inconsistency during data augmentation. Overall, this data-centric quantitative analysis helps us to understand the significance of annotation strategies, which provides practitioners a way to obtain higher performance and reduce annotation costs on plant disease detection. Our work encourages researchers to pay more attention to annotation consistency and the essential issues of annotation strategy. The code will be released at: https://github.com/JiuqingDong/PlantDiseaseDetection_Yolov5.","container-title":"Frontiers in Plant Science","DOI":"10.3389/fpls.2022.1037655","ISSN":"1664-462X","journalAbbreviation":"Front. Plant Sci.","language":"English","publisher":"Frontiers","source":"Frontiers","title":"Data-centric annotation analysis for plant disease detection: Strategy, consistency, and performance","title-short":"Data-centric annotation analysis for plant disease detection","URL":"https://www.frontiersin.org/journals/plant-science/articles/10.3389/fpls.2022.1037655/full","volume":"13","author":[{"family":"Dong","given":"Jiuqing"},{"family":"Lee","given":"Jaehwan"},{"family":"Fuentes","given":"Alvaro"},{"family":"Xu","given":"Mingle"},{"family":"Yoon","given":"Sook"},{"family":"Lee","given":"Mun Haeng"},{"family":"Park","given":"Dong Sun"}],"accessed":{"date-parts":[["2026",2,16]]},"issued":{"date-parts":[["2022",12,7]]}}}],"schema":"https://github.com/citation-style-language/schema/raw/master/csl-citation.json"} </w:instrText>
      </w:r>
      <w:r w:rsidRPr="000A1826">
        <w:rPr>
          <w:lang w:val="en-GB"/>
        </w:rPr>
        <w:fldChar w:fldCharType="separate"/>
      </w:r>
      <w:r w:rsidR="00DB7B6D" w:rsidRPr="000A1826">
        <w:rPr>
          <w:lang w:val="en-GB"/>
        </w:rPr>
        <w:t>[3], [4]</w:t>
      </w:r>
      <w:r w:rsidRPr="000A1826">
        <w:rPr>
          <w:lang w:val="en-GB"/>
        </w:rPr>
        <w:fldChar w:fldCharType="end"/>
      </w:r>
      <w:r w:rsidRPr="000A1826">
        <w:rPr>
          <w:lang w:val="en-GB"/>
        </w:rPr>
        <w:t>.  As a result, producing reliable, up-to-date label</w:t>
      </w:r>
      <w:r w:rsidR="00F57084" w:rsidRPr="000A1826">
        <w:rPr>
          <w:lang w:val="en-GB"/>
        </w:rPr>
        <w:t>l</w:t>
      </w:r>
      <w:r w:rsidRPr="000A1826">
        <w:rPr>
          <w:lang w:val="en-GB"/>
        </w:rPr>
        <w:t>ed datasets for agricultural disease detection and classification demands continuous expert involvement</w:t>
      </w:r>
      <w:r w:rsidR="0069204C" w:rsidRPr="000A1826">
        <w:rPr>
          <w:lang w:val="en-GB"/>
        </w:rPr>
        <w:t xml:space="preserve"> and</w:t>
      </w:r>
      <w:r w:rsidRPr="000A1826">
        <w:rPr>
          <w:lang w:val="en-GB"/>
        </w:rPr>
        <w:t xml:space="preserve"> substantial resources, which significantly constrain the scalability of supervised learning approaches</w:t>
      </w:r>
      <w:r w:rsidR="0057209E" w:rsidRPr="000A1826">
        <w:rPr>
          <w:lang w:val="en-GB"/>
        </w:rPr>
        <w:t xml:space="preserve"> </w:t>
      </w:r>
      <w:r w:rsidRPr="000A1826">
        <w:rPr>
          <w:lang w:val="en-GB"/>
        </w:rPr>
        <w:fldChar w:fldCharType="begin"/>
      </w:r>
      <w:r w:rsidRPr="000A1826">
        <w:rPr>
          <w:lang w:val="en-GB"/>
        </w:rPr>
        <w:instrText xml:space="preserve"> ADDIN ZOTERO_ITEM CSL_CITATION {"citationID":"nUa7hRHT","properties":{"formattedCitation":"[4]","plainCitation":"[4]","noteIndex":0},"citationItems":[{"id":915,"uris":["http://zotero.org/users/16619911/items/NSM5XE66"],"itemData":{"id":915,"type":"article-journal","abstract":"Object detection models have become the current tool of choice for plant disease detection in precision agriculture. Most existing research improved the performance by ameliorating networks and optimizing the loss function. However, because of the vast influence of data annotation quality and the cost of annotation, the data-centric part of a project also needs more investigation. We should further consider the relationship between data annotation strategies, annotation quality, and the model's performance. In this paper, a systematic strategy with four annotation strategies for plant disease detection was proposed: local, semi-global, global, and symptom-adaptive annotation. Labels with different annotation strategies will result in distinct models' performance, and their contrasts are remarkable. An interpretability study of the annotation strategy was conducted by using class activation maps. In addition, we define five types of inconsistencies in the annotation process and investigate the severity of the impact of inconsistent labels on model's performance. Finally, we discuss the problem of label inconsistency during data augmentation. Overall, this data-centric quantitative analysis helps us to understand the significance of annotation strategies, which provides practitioners a way to obtain higher performance and reduce annotation costs on plant disease detection. Our work encourages researchers to pay more attention to annotation consistency and the essential issues of annotation strategy. The code will be released at: https://github.com/JiuqingDong/PlantDiseaseDetection_Yolov5.","container-title":"Frontiers in Plant Science","DOI":"10.3389/fpls.2022.1037655","ISSN":"1664-462X","journalAbbreviation":"Front. Plant Sci.","language":"English","publisher":"Frontiers","source":"Frontiers","title":"Data-centric annotation analysis for plant disease detection: Strategy, consistency, and performance","title-short":"Data-centric annotation analysis for plant disease detection","URL":"https://www.frontiersin.org/journals/plant-science/articles/10.3389/fpls.2022.1037655/full","volume":"13","author":[{"family":"Dong","given":"Jiuqing"},{"family":"Lee","given":"Jaehwan"},{"family":"Fuentes","given":"Alvaro"},{"family":"Xu","given":"Mingle"},{"family":"Yoon","given":"Sook"},{"family":"Lee","given":"Mun Haeng"},{"family":"Park","given":"Dong Sun"}],"accessed":{"date-parts":[["2026",2,16]]},"issued":{"date-parts":[["2022",12,7]]}}}],"schema":"https://github.com/citation-style-language/schema/raw/master/csl-citation.json"} </w:instrText>
      </w:r>
      <w:r w:rsidRPr="000A1826">
        <w:rPr>
          <w:lang w:val="en-GB"/>
        </w:rPr>
        <w:fldChar w:fldCharType="separate"/>
      </w:r>
      <w:r w:rsidR="00943785" w:rsidRPr="000A1826">
        <w:rPr>
          <w:lang w:val="en-GB"/>
        </w:rPr>
        <w:t>[4]</w:t>
      </w:r>
      <w:r w:rsidRPr="000A1826">
        <w:rPr>
          <w:lang w:val="en-GB"/>
        </w:rPr>
        <w:fldChar w:fldCharType="end"/>
      </w:r>
      <w:r w:rsidRPr="000A1826">
        <w:rPr>
          <w:lang w:val="en-GB"/>
        </w:rPr>
        <w:t xml:space="preserve">. This is where employing </w:t>
      </w:r>
      <w:r w:rsidR="0069204C" w:rsidRPr="000A1826">
        <w:rPr>
          <w:lang w:val="en-GB"/>
        </w:rPr>
        <w:t xml:space="preserve">a </w:t>
      </w:r>
      <w:r w:rsidRPr="000A1826">
        <w:rPr>
          <w:lang w:val="en-GB"/>
        </w:rPr>
        <w:t xml:space="preserve">self-supervised learning (SSL) approach becomes valuable to learn meaningful representations from large, </w:t>
      </w:r>
      <w:r w:rsidR="3D2CA4E6" w:rsidRPr="000A1826">
        <w:rPr>
          <w:lang w:val="en-GB"/>
        </w:rPr>
        <w:t>unlabeled</w:t>
      </w:r>
      <w:r w:rsidRPr="000A1826">
        <w:rPr>
          <w:lang w:val="en-GB"/>
        </w:rPr>
        <w:t xml:space="preserve"> Sentinel</w:t>
      </w:r>
      <w:r>
        <w:t xml:space="preserve"> </w:t>
      </w:r>
      <w:r>
        <w:t xml:space="preserve">satellite datasets before fine-tuning on </w:t>
      </w:r>
      <w:r w:rsidR="0069204C">
        <w:t xml:space="preserve">a </w:t>
      </w:r>
      <w:r>
        <w:t>limited set of labelled samples</w:t>
      </w:r>
      <w:r w:rsidR="00CA53D8">
        <w:t xml:space="preserve"> </w:t>
      </w:r>
      <w:r>
        <w:fldChar w:fldCharType="begin"/>
      </w:r>
      <w:r>
        <w:instrText xml:space="preserve"> ADDIN ZOTERO_ITEM CSL_CITATION {"citationID":"wAPHlQKT","properties":{"formattedCitation":"[5]","plainCitation":"[5]","noteIndex":0},"citationItems":[{"id":917,"uris":["http://zotero.org/users/16619911/items/PDMDAELG"],"itemData":{"id":917,"type":"article-journal","abstract":"Large-scale crop mapping is essential for various agricultural applications, such as yield prediction and agricultural resource management. State-of-the-art techniques for crop mapping utilize deep learning (DL) models on satellite imagery time series (SITS). Despite advancements, the efficacy of DL-based crop mapping methods is impeded by the arduous task of acquiring crop-type labels and the extensive pre-processing required on satellite data. To address these issues, we proposed a Transformer-based DL model and a self-supervised pre-training framework for the label-scarce crop mapping task. Specifically, we first developed a Transformer-based Spectral Temporal Network (STNet) which is designed to extract task-informative features from time-series remote sensing (RS) imagery via the self-attention mechanism. A self-supervised pre-training strategy, namely SITS-MoCo, was then proposed to learn robust and generalizable representations from time-series RS imagery that is invariant to spectral noise, temporal shift, and irregular-length data. To evaluate the proposed framework, experiments were conducted using Sentinel-2 time series and high-confident Cropland Data Layer (CDL) reference data on six geographically scattered study sites across the United States from 2019 to 2021. The experimental results demonstrated that the framework had superior performance in comparison to other advanced DL models and self-supervised pre-training techniques. The pre-training strategy was proven to effectively alleviate the need for complex data pre-processing and training labels for the downstream crop mapping task. Overall, this research presented a novel pipeline for improving model performance on large-scale crop mapping with limited labels and provided a viable solution to efficiently exploit available satellite data that can be easily adapted to other large-area classification tasks. The source code is available at: https://github.com/YXu556/SITS-MoCo.","container-title":"ISPRS Journal of Photogrammetry and Remote Sensing","DOI":"10.1016/j.isprsjprs.2023.12.005","ISSN":"0924-2716","journalAbbreviation":"ISPRS Journal of Photogrammetry and Remote Sensing","page":"312-325","source":"ScienceDirect","title":"Self-supervised pre-training for large-scale crop mapping using Sentinel-2 time series","volume":"207","author":[{"family":"Xu","given":"Yijia"},{"family":"Ma","given":"Yuchi"},{"family":"Zhang","given":"Zhou"}],"issued":{"date-parts":[["2024",1,1]]}}}],"schema":"https://github.com/citation-style-language/schema/raw/master/csl-citation.json"} </w:instrText>
      </w:r>
      <w:r>
        <w:fldChar w:fldCharType="separate"/>
      </w:r>
      <w:r w:rsidR="007E5B1D" w:rsidRPr="46F6A772">
        <w:rPr>
          <w:noProof/>
        </w:rPr>
        <w:t>[5]</w:t>
      </w:r>
      <w:r>
        <w:fldChar w:fldCharType="end"/>
      </w:r>
      <w:r>
        <w:t>.</w:t>
      </w:r>
    </w:p>
    <w:p w14:paraId="7430D143" w14:textId="72359A42" w:rsidR="0025429A" w:rsidRDefault="00A64FAC" w:rsidP="007D3D5F">
      <w:pPr>
        <w:pStyle w:val="BodyText"/>
        <w:ind w:firstLine="289"/>
        <w:rPr>
          <w:lang w:val="en-GB"/>
        </w:rPr>
      </w:pPr>
      <w:r w:rsidRPr="2A4B9CB5">
        <w:rPr>
          <w:lang w:val="en-GB"/>
        </w:rPr>
        <w:t xml:space="preserve">The primary goal of this study is to improve the accuracy and efficiency of crop disease classification in a label-scare scenario. To address the critical challenge of limited </w:t>
      </w:r>
      <w:r w:rsidR="2E19F9FE" w:rsidRPr="2A4B9CB5">
        <w:rPr>
          <w:lang w:val="en-GB"/>
        </w:rPr>
        <w:t>labelled</w:t>
      </w:r>
      <w:r w:rsidRPr="2A4B9CB5">
        <w:rPr>
          <w:lang w:val="en-GB"/>
        </w:rPr>
        <w:t xml:space="preserve"> data in agricultural remote sensing, Self-supervised learning is leveraged to learn robust and meaningful feature representations from large volumes of unlabe</w:t>
      </w:r>
      <w:r w:rsidR="00554525" w:rsidRPr="2A4B9CB5">
        <w:rPr>
          <w:lang w:val="en-GB"/>
        </w:rPr>
        <w:t>l</w:t>
      </w:r>
      <w:r w:rsidRPr="2A4B9CB5">
        <w:rPr>
          <w:lang w:val="en-GB"/>
        </w:rPr>
        <w:t>led Sentinel satellite imagery. These representations are then subsequently fine-tuned on a small set of labe</w:t>
      </w:r>
      <w:r w:rsidR="00554525" w:rsidRPr="2A4B9CB5">
        <w:rPr>
          <w:lang w:val="en-GB"/>
        </w:rPr>
        <w:t>l</w:t>
      </w:r>
      <w:r w:rsidRPr="2A4B9CB5">
        <w:rPr>
          <w:lang w:val="en-GB"/>
        </w:rPr>
        <w:t>led samples.</w:t>
      </w:r>
      <w:r w:rsidR="61C905DE" w:rsidRPr="2A4B9CB5">
        <w:rPr>
          <w:lang w:val="en-GB"/>
        </w:rPr>
        <w:t xml:space="preserve"> Additionally, this study </w:t>
      </w:r>
      <w:r w:rsidR="535548BD" w:rsidRPr="2A4B9CB5">
        <w:rPr>
          <w:lang w:val="en-GB"/>
        </w:rPr>
        <w:t>explores the use of pretrained geospatial foundation models, leveraging their learned representations from large-scale satellite</w:t>
      </w:r>
      <w:r w:rsidR="6946C7B4" w:rsidRPr="2A4B9CB5">
        <w:rPr>
          <w:lang w:val="en-GB"/>
        </w:rPr>
        <w:t xml:space="preserve"> imagery and finetuning them directly on a small set of labelled samples.</w:t>
      </w:r>
      <w:r w:rsidR="61C905DE" w:rsidRPr="2A4B9CB5">
        <w:rPr>
          <w:lang w:val="en-GB"/>
        </w:rPr>
        <w:t xml:space="preserve"> </w:t>
      </w:r>
      <w:r w:rsidRPr="2A4B9CB5">
        <w:rPr>
          <w:lang w:val="en-GB"/>
        </w:rPr>
        <w:t xml:space="preserve"> As a result, this study aims to contribute to significant advancements in precision farming and sustainable agricultural practices, ultimately supporting global food security.</w:t>
      </w:r>
    </w:p>
    <w:p w14:paraId="63088BAC" w14:textId="6414BCBD" w:rsidR="00A64FAC" w:rsidRPr="005B520E" w:rsidRDefault="00073E62" w:rsidP="007D3D5F">
      <w:pPr>
        <w:pStyle w:val="BodyText"/>
        <w:ind w:firstLine="289"/>
      </w:pPr>
      <w:r w:rsidRPr="00073E62">
        <w:t>The paper is organized as follows: Section 2 describe</w:t>
      </w:r>
      <w:r w:rsidR="00D73CC8">
        <w:t>s</w:t>
      </w:r>
      <w:r w:rsidRPr="00073E62">
        <w:t xml:space="preserve"> </w:t>
      </w:r>
      <w:r w:rsidR="00D73CC8">
        <w:t xml:space="preserve">the </w:t>
      </w:r>
      <w:r w:rsidRPr="00073E62">
        <w:t>datasets and methods adopted</w:t>
      </w:r>
      <w:r w:rsidR="00C97A92">
        <w:t xml:space="preserve">, Section 3 </w:t>
      </w:r>
      <w:r w:rsidR="00D73CC8">
        <w:rPr>
          <w:lang w:val="en-US"/>
        </w:rPr>
        <w:t>presents</w:t>
      </w:r>
      <w:r w:rsidRPr="00073E62">
        <w:t xml:space="preserve"> our experiments, Section </w:t>
      </w:r>
      <w:r w:rsidR="004C3440">
        <w:t>4</w:t>
      </w:r>
      <w:r w:rsidRPr="00073E62">
        <w:t xml:space="preserve"> presents our results</w:t>
      </w:r>
      <w:r w:rsidR="00AA51DF">
        <w:t xml:space="preserve"> and analysis</w:t>
      </w:r>
      <w:r w:rsidRPr="00073E62">
        <w:t xml:space="preserve">, </w:t>
      </w:r>
      <w:r w:rsidR="006E5AF5">
        <w:t xml:space="preserve">and </w:t>
      </w:r>
      <w:r w:rsidRPr="00073E62">
        <w:t xml:space="preserve">Section </w:t>
      </w:r>
      <w:r w:rsidR="00840475">
        <w:t>5</w:t>
      </w:r>
      <w:r w:rsidRPr="00073E62">
        <w:t xml:space="preserve"> summarizes our conclusions.</w:t>
      </w:r>
    </w:p>
    <w:p w14:paraId="24A59BF9" w14:textId="10ECE241" w:rsidR="003A4D1A" w:rsidRDefault="0078699D" w:rsidP="003A4D1A">
      <w:pPr>
        <w:pStyle w:val="Heading1"/>
      </w:pPr>
      <w:r>
        <w:t>M</w:t>
      </w:r>
      <w:r w:rsidR="00F85790">
        <w:t>ethodology</w:t>
      </w:r>
    </w:p>
    <w:p w14:paraId="45206AF8" w14:textId="4838ABBA" w:rsidR="00A10E11" w:rsidRDefault="000269B5" w:rsidP="00EC0D37">
      <w:pPr>
        <w:pStyle w:val="BodyText"/>
        <w:ind w:firstLine="289"/>
        <w:rPr>
          <w:lang w:val="en-GB"/>
        </w:rPr>
      </w:pPr>
      <w:r>
        <w:rPr>
          <w:lang w:val="en-GB"/>
        </w:rPr>
        <w:t>This</w:t>
      </w:r>
      <w:r w:rsidR="00A10E11" w:rsidRPr="2A4B9CB5">
        <w:rPr>
          <w:lang w:val="en-GB"/>
        </w:rPr>
        <w:t xml:space="preserve"> study implements two deep learning </w:t>
      </w:r>
      <w:r w:rsidR="00EB539D">
        <w:rPr>
          <w:lang w:val="en-GB"/>
        </w:rPr>
        <w:t xml:space="preserve">approaches </w:t>
      </w:r>
      <w:r w:rsidR="00A10E11" w:rsidRPr="2A4B9CB5">
        <w:rPr>
          <w:lang w:val="en-GB"/>
        </w:rPr>
        <w:t>to improve crop disease classification performance</w:t>
      </w:r>
      <w:r w:rsidR="008C52BF">
        <w:rPr>
          <w:lang w:val="en-GB"/>
        </w:rPr>
        <w:t>:</w:t>
      </w:r>
      <w:r w:rsidR="00A10E11" w:rsidRPr="2A4B9CB5">
        <w:rPr>
          <w:lang w:val="en-GB"/>
        </w:rPr>
        <w:t xml:space="preserve"> Momentum Contrast (MoCo)</w:t>
      </w:r>
      <w:r w:rsidR="008C52BF">
        <w:rPr>
          <w:lang w:val="en-GB"/>
        </w:rPr>
        <w:t>,</w:t>
      </w:r>
      <w:r w:rsidR="00A10E11" w:rsidRPr="2A4B9CB5">
        <w:rPr>
          <w:lang w:val="en-GB"/>
        </w:rPr>
        <w:t xml:space="preserve"> a self-supervised contrastive learning framework</w:t>
      </w:r>
      <w:r w:rsidR="00C410B8">
        <w:rPr>
          <w:lang w:val="en-GB"/>
        </w:rPr>
        <w:t>,</w:t>
      </w:r>
      <w:r w:rsidR="00A10E11" w:rsidRPr="2A4B9CB5">
        <w:rPr>
          <w:lang w:val="en-GB"/>
        </w:rPr>
        <w:t xml:space="preserve"> and Prithvi</w:t>
      </w:r>
      <w:r w:rsidR="00C410B8">
        <w:rPr>
          <w:lang w:val="en-GB"/>
        </w:rPr>
        <w:t>,</w:t>
      </w:r>
      <w:r w:rsidR="00A10E11" w:rsidRPr="2A4B9CB5">
        <w:rPr>
          <w:lang w:val="en-GB"/>
        </w:rPr>
        <w:t xml:space="preserve"> a foundation model pretrained on large-scale geospatial data.</w:t>
      </w:r>
    </w:p>
    <w:p w14:paraId="3C8B3FFF" w14:textId="5955D2F9" w:rsidR="009303D9" w:rsidRDefault="002C3CA3" w:rsidP="00F0357E">
      <w:pPr>
        <w:pStyle w:val="Heading2"/>
      </w:pPr>
      <w:r>
        <w:t>DATASET</w:t>
      </w:r>
      <w:r w:rsidR="00431D92">
        <w:t xml:space="preserve"> </w:t>
      </w:r>
      <w:r w:rsidR="00D03A6E">
        <w:t>AND PRE-PROCESSING</w:t>
      </w:r>
    </w:p>
    <w:p w14:paraId="7504733E" w14:textId="46F49192" w:rsidR="6ACD3457" w:rsidRDefault="6ACD3457" w:rsidP="00EC0D37">
      <w:pPr>
        <w:pStyle w:val="BodyText"/>
        <w:rPr>
          <w:lang w:val="en-GB"/>
        </w:rPr>
      </w:pPr>
      <w:r w:rsidRPr="0F201E06">
        <w:rPr>
          <w:lang w:val="en-GB"/>
        </w:rPr>
        <w:t xml:space="preserve">This study utilizes the datasets provided by the ICPR 2026 </w:t>
      </w:r>
      <w:r w:rsidRPr="55A97564">
        <w:rPr>
          <w:i/>
          <w:iCs/>
          <w:lang w:val="en-GB"/>
        </w:rPr>
        <w:t>Beyond Visible Spectrum: AI for Agriculture</w:t>
      </w:r>
      <w:r w:rsidRPr="0F201E06">
        <w:rPr>
          <w:lang w:val="en-GB"/>
        </w:rPr>
        <w:t xml:space="preserve"> competition, which includes data for two main tasks: self-supervised representation learning and supervised crop disease classification</w:t>
      </w:r>
      <w:r w:rsidR="00AA251D">
        <w:rPr>
          <w:lang w:val="en-GB"/>
        </w:rPr>
        <w:t xml:space="preserve"> </w:t>
      </w:r>
      <w:r w:rsidR="005C7D7C">
        <w:rPr>
          <w:lang w:val="en-GB"/>
        </w:rPr>
        <w:fldChar w:fldCharType="begin"/>
      </w:r>
      <w:r w:rsidR="00D2727D">
        <w:rPr>
          <w:lang w:val="en-GB"/>
        </w:rPr>
        <w:instrText xml:space="preserve"> ADDIN ZOTERO_ITEM CSL_CITATION {"citationID":"E6PlDqYi","properties":{"formattedCitation":"[6]","plainCitation":"[6]","noteIndex":0},"citationItems":[{"id":926,"uris":["http://zotero.org/users/16619911/items/Z7UP5ZXG"],"itemData":{"id":926,"type":"webpage","title":"AgVision – ICPR 2026 Competition on “Beyond Visible Spectrum: AI for Agriculture","URL":"https://han-research.gitlab.io/Agvision/","accessed":{"date-parts":[["2026",2,16]]}}}],"schema":"https://github.com/citation-style-language/schema/raw/master/csl-citation.json"} </w:instrText>
      </w:r>
      <w:r w:rsidR="005C7D7C">
        <w:rPr>
          <w:lang w:val="en-GB"/>
        </w:rPr>
        <w:fldChar w:fldCharType="separate"/>
      </w:r>
      <w:r w:rsidR="00D2727D">
        <w:rPr>
          <w:noProof/>
          <w:lang w:val="en-GB"/>
        </w:rPr>
        <w:t>[6]</w:t>
      </w:r>
      <w:r w:rsidR="005C7D7C">
        <w:rPr>
          <w:lang w:val="en-GB"/>
        </w:rPr>
        <w:fldChar w:fldCharType="end"/>
      </w:r>
      <w:r w:rsidRPr="0F201E06">
        <w:rPr>
          <w:lang w:val="en-GB"/>
        </w:rPr>
        <w:t xml:space="preserve">. </w:t>
      </w:r>
    </w:p>
    <w:p w14:paraId="6A839CD5" w14:textId="1C9D0AB6" w:rsidR="5AC13D0D" w:rsidRPr="00FB6060" w:rsidRDefault="4C1702B3" w:rsidP="00EC0D37">
      <w:pPr>
        <w:pStyle w:val="Heading3"/>
        <w:spacing w:after="120" w:line="228" w:lineRule="auto"/>
        <w:rPr>
          <w:i w:val="0"/>
          <w:iCs w:val="0"/>
          <w:lang w:val="en-GB"/>
        </w:rPr>
      </w:pPr>
      <w:r w:rsidRPr="49E408A7">
        <w:rPr>
          <w:lang w:val="en-GB"/>
        </w:rPr>
        <w:t xml:space="preserve">Pre-Processing for </w:t>
      </w:r>
      <w:r w:rsidRPr="46586581">
        <w:rPr>
          <w:lang w:val="en-GB"/>
        </w:rPr>
        <w:t xml:space="preserve">Contrastive Learning </w:t>
      </w:r>
      <w:r w:rsidRPr="188C9BAE">
        <w:rPr>
          <w:lang w:val="en-GB"/>
        </w:rPr>
        <w:t xml:space="preserve">Methods </w:t>
      </w:r>
      <w:r w:rsidRPr="079D8B28">
        <w:rPr>
          <w:lang w:val="en-GB"/>
        </w:rPr>
        <w:t>(</w:t>
      </w:r>
      <w:r w:rsidR="7802F7FF" w:rsidRPr="15D6ADCA">
        <w:rPr>
          <w:lang w:val="en-GB"/>
        </w:rPr>
        <w:t>MoCo</w:t>
      </w:r>
      <w:r w:rsidR="7802F7FF" w:rsidRPr="00FB6060">
        <w:rPr>
          <w:rStyle w:val="Emphasis"/>
        </w:rPr>
        <w:t>)</w:t>
      </w:r>
      <w:r w:rsidR="00FB6060" w:rsidRPr="00FB6060">
        <w:rPr>
          <w:rStyle w:val="Emphasis"/>
        </w:rPr>
        <w:t xml:space="preserve">: </w:t>
      </w:r>
      <w:r w:rsidR="7FB9BF99" w:rsidRPr="768CC378">
        <w:rPr>
          <w:i w:val="0"/>
          <w:iCs w:val="0"/>
          <w:lang w:val="en-GB"/>
        </w:rPr>
        <w:t xml:space="preserve">The self-supervised learning (SSL) dataset </w:t>
      </w:r>
      <w:r w:rsidR="005E4197" w:rsidRPr="768CC378">
        <w:rPr>
          <w:i w:val="0"/>
          <w:iCs w:val="0"/>
          <w:lang w:val="en-GB"/>
        </w:rPr>
        <w:t>was approximate</w:t>
      </w:r>
      <w:r w:rsidR="00F537E8" w:rsidRPr="768CC378">
        <w:rPr>
          <w:i w:val="0"/>
          <w:iCs w:val="0"/>
          <w:lang w:val="en-GB"/>
        </w:rPr>
        <w:t>l</w:t>
      </w:r>
      <w:r w:rsidR="005E4197" w:rsidRPr="768CC378">
        <w:rPr>
          <w:i w:val="0"/>
          <w:iCs w:val="0"/>
          <w:lang w:val="en-GB"/>
        </w:rPr>
        <w:t xml:space="preserve">y </w:t>
      </w:r>
      <w:r w:rsidR="002E5F82" w:rsidRPr="768CC378">
        <w:rPr>
          <w:i w:val="0"/>
          <w:iCs w:val="0"/>
          <w:lang w:val="en-GB"/>
        </w:rPr>
        <w:t>125 GB</w:t>
      </w:r>
      <w:r w:rsidR="004E2BAD" w:rsidRPr="768CC378">
        <w:rPr>
          <w:i w:val="0"/>
          <w:iCs w:val="0"/>
          <w:lang w:val="en-GB"/>
        </w:rPr>
        <w:t xml:space="preserve"> in</w:t>
      </w:r>
      <w:r w:rsidR="002E5F82" w:rsidRPr="768CC378">
        <w:rPr>
          <w:i w:val="0"/>
          <w:iCs w:val="0"/>
          <w:lang w:val="en-GB"/>
        </w:rPr>
        <w:t xml:space="preserve"> compressed </w:t>
      </w:r>
      <w:r w:rsidR="003153EF" w:rsidRPr="768CC378">
        <w:rPr>
          <w:i w:val="0"/>
          <w:iCs w:val="0"/>
          <w:lang w:val="en-GB"/>
        </w:rPr>
        <w:t xml:space="preserve">tar.gz format, and </w:t>
      </w:r>
      <w:r w:rsidR="004E2BAD" w:rsidRPr="768CC378">
        <w:rPr>
          <w:i w:val="0"/>
          <w:iCs w:val="0"/>
          <w:lang w:val="en-GB"/>
        </w:rPr>
        <w:t xml:space="preserve">about </w:t>
      </w:r>
      <w:r w:rsidR="003153EF" w:rsidRPr="768CC378">
        <w:rPr>
          <w:i w:val="0"/>
          <w:iCs w:val="0"/>
          <w:lang w:val="en-GB"/>
        </w:rPr>
        <w:t>130</w:t>
      </w:r>
      <w:r w:rsidR="004E2BAD" w:rsidRPr="768CC378">
        <w:rPr>
          <w:i w:val="0"/>
          <w:iCs w:val="0"/>
          <w:lang w:val="en-GB"/>
        </w:rPr>
        <w:t xml:space="preserve"> </w:t>
      </w:r>
      <w:r w:rsidR="003153EF" w:rsidRPr="768CC378">
        <w:rPr>
          <w:i w:val="0"/>
          <w:iCs w:val="0"/>
          <w:lang w:val="en-GB"/>
        </w:rPr>
        <w:t>GB</w:t>
      </w:r>
      <w:r w:rsidR="004E2BAD" w:rsidRPr="768CC378">
        <w:rPr>
          <w:i w:val="0"/>
          <w:iCs w:val="0"/>
          <w:lang w:val="en-GB"/>
        </w:rPr>
        <w:t xml:space="preserve"> when </w:t>
      </w:r>
      <w:r w:rsidR="00F537E8" w:rsidRPr="768CC378">
        <w:rPr>
          <w:i w:val="0"/>
          <w:iCs w:val="0"/>
          <w:lang w:val="en-GB"/>
        </w:rPr>
        <w:t>uncompressed</w:t>
      </w:r>
      <w:r w:rsidR="003153EF" w:rsidRPr="768CC378">
        <w:rPr>
          <w:i w:val="0"/>
          <w:iCs w:val="0"/>
          <w:lang w:val="en-GB"/>
        </w:rPr>
        <w:t xml:space="preserve">. It </w:t>
      </w:r>
      <w:r w:rsidR="00F537E8" w:rsidRPr="768CC378">
        <w:rPr>
          <w:i w:val="0"/>
          <w:iCs w:val="0"/>
          <w:lang w:val="en-GB"/>
        </w:rPr>
        <w:t xml:space="preserve">consists of a </w:t>
      </w:r>
      <w:r w:rsidR="003153EF" w:rsidRPr="768CC378">
        <w:rPr>
          <w:i w:val="0"/>
          <w:iCs w:val="0"/>
          <w:lang w:val="en-GB"/>
        </w:rPr>
        <w:t xml:space="preserve">total </w:t>
      </w:r>
      <w:r w:rsidR="00F537E8" w:rsidRPr="768CC378">
        <w:rPr>
          <w:i w:val="0"/>
          <w:iCs w:val="0"/>
          <w:lang w:val="en-GB"/>
        </w:rPr>
        <w:t xml:space="preserve">of </w:t>
      </w:r>
      <w:r w:rsidR="003153EF" w:rsidRPr="768CC378">
        <w:rPr>
          <w:i w:val="0"/>
          <w:iCs w:val="0"/>
        </w:rPr>
        <w:t xml:space="preserve">32567 </w:t>
      </w:r>
      <w:r w:rsidR="00ED7254" w:rsidRPr="768CC378">
        <w:rPr>
          <w:i w:val="0"/>
          <w:iCs w:val="0"/>
        </w:rPr>
        <w:t>instances.</w:t>
      </w:r>
      <w:r w:rsidR="003153EF" w:rsidRPr="768CC378">
        <w:rPr>
          <w:i w:val="0"/>
          <w:iCs w:val="0"/>
          <w:lang w:val="en-GB"/>
        </w:rPr>
        <w:t xml:space="preserve"> It </w:t>
      </w:r>
      <w:r w:rsidR="7FB9BF99" w:rsidRPr="768CC378">
        <w:rPr>
          <w:i w:val="0"/>
          <w:iCs w:val="0"/>
          <w:lang w:val="en-GB"/>
        </w:rPr>
        <w:t xml:space="preserve">consists of </w:t>
      </w:r>
      <w:r w:rsidR="00C343EB" w:rsidRPr="768CC378">
        <w:rPr>
          <w:i w:val="0"/>
          <w:iCs w:val="0"/>
          <w:lang w:val="en-GB"/>
        </w:rPr>
        <w:t>unlabelled</w:t>
      </w:r>
      <w:r w:rsidR="7FB9BF99" w:rsidRPr="768CC378">
        <w:rPr>
          <w:i w:val="0"/>
          <w:iCs w:val="0"/>
          <w:lang w:val="en-GB"/>
        </w:rPr>
        <w:t xml:space="preserve"> Sentinel-2 (S2A) time-series imagery organized by geographical location and acquisition timestamp</w:t>
      </w:r>
      <w:r w:rsidR="003E7582" w:rsidRPr="768CC378">
        <w:rPr>
          <w:i w:val="0"/>
          <w:iCs w:val="0"/>
          <w:lang w:val="en-GB"/>
        </w:rPr>
        <w:t>,</w:t>
      </w:r>
      <w:r w:rsidR="7FB9BF99" w:rsidRPr="768CC378">
        <w:rPr>
          <w:i w:val="0"/>
          <w:iCs w:val="0"/>
          <w:lang w:val="en-GB"/>
        </w:rPr>
        <w:t xml:space="preserve"> with each scene stored as individual TIFF files corresponding to the 12 spectral bands available for Sentinel 2 multispectral imagery. For each image per timestamp, the spectral bands were stacked to form a multispectral tensor.  To ensure compatibility with pretrained architectures </w:t>
      </w:r>
      <w:r w:rsidR="009323C6" w:rsidRPr="768CC378">
        <w:rPr>
          <w:i w:val="0"/>
          <w:iCs w:val="0"/>
          <w:lang w:val="en-GB"/>
        </w:rPr>
        <w:t>that</w:t>
      </w:r>
      <w:r w:rsidR="7FB9BF99" w:rsidRPr="768CC378">
        <w:rPr>
          <w:i w:val="0"/>
          <w:iCs w:val="0"/>
          <w:lang w:val="en-GB"/>
        </w:rPr>
        <w:t xml:space="preserve"> expect 13 channels, we generated a dummy band B10</w:t>
      </w:r>
      <w:r w:rsidR="009323C6" w:rsidRPr="768CC378">
        <w:rPr>
          <w:i w:val="0"/>
          <w:iCs w:val="0"/>
          <w:lang w:val="en-GB"/>
        </w:rPr>
        <w:t>,</w:t>
      </w:r>
      <w:r w:rsidR="7FB9BF99" w:rsidRPr="768CC378">
        <w:rPr>
          <w:i w:val="0"/>
          <w:iCs w:val="0"/>
          <w:lang w:val="en-GB"/>
        </w:rPr>
        <w:t xml:space="preserve"> which was missing in the imagery</w:t>
      </w:r>
      <w:r w:rsidR="009323C6" w:rsidRPr="768CC378">
        <w:rPr>
          <w:i w:val="0"/>
          <w:iCs w:val="0"/>
          <w:lang w:val="en-GB"/>
        </w:rPr>
        <w:t>,</w:t>
      </w:r>
      <w:r w:rsidR="7FB9BF99" w:rsidRPr="768CC378">
        <w:rPr>
          <w:i w:val="0"/>
          <w:iCs w:val="0"/>
          <w:lang w:val="en-GB"/>
        </w:rPr>
        <w:t xml:space="preserve"> resulting in a 13-band input tensor. The images were resampled to a fixed spatial dimension and resized to match Band 1 </w:t>
      </w:r>
      <w:r w:rsidR="0A69249B" w:rsidRPr="768CC378">
        <w:rPr>
          <w:i w:val="0"/>
          <w:iCs w:val="0"/>
          <w:lang w:val="en-GB"/>
        </w:rPr>
        <w:t>because</w:t>
      </w:r>
      <w:r w:rsidR="7FB9BF99" w:rsidRPr="768CC378">
        <w:rPr>
          <w:i w:val="0"/>
          <w:iCs w:val="0"/>
          <w:lang w:val="en-GB"/>
        </w:rPr>
        <w:t xml:space="preserve"> </w:t>
      </w:r>
      <w:r w:rsidR="009323C6" w:rsidRPr="768CC378">
        <w:rPr>
          <w:i w:val="0"/>
          <w:iCs w:val="0"/>
          <w:lang w:val="en-GB"/>
        </w:rPr>
        <w:t>S</w:t>
      </w:r>
      <w:r w:rsidR="7FB9BF99" w:rsidRPr="768CC378">
        <w:rPr>
          <w:i w:val="0"/>
          <w:iCs w:val="0"/>
          <w:lang w:val="en-GB"/>
        </w:rPr>
        <w:t xml:space="preserve">entinel-2 </w:t>
      </w:r>
      <w:r w:rsidR="4CA8899F" w:rsidRPr="768CC378">
        <w:rPr>
          <w:i w:val="0"/>
          <w:iCs w:val="0"/>
          <w:lang w:val="en-GB"/>
        </w:rPr>
        <w:t xml:space="preserve">multispectral </w:t>
      </w:r>
      <w:r w:rsidR="7FB9BF99" w:rsidRPr="768CC378">
        <w:rPr>
          <w:i w:val="0"/>
          <w:iCs w:val="0"/>
          <w:lang w:val="en-GB"/>
        </w:rPr>
        <w:t>images have varying spatial resolutions.</w:t>
      </w:r>
      <w:r w:rsidR="6C08B8D0" w:rsidRPr="768CC378">
        <w:rPr>
          <w:i w:val="0"/>
          <w:iCs w:val="0"/>
          <w:lang w:val="en-GB"/>
        </w:rPr>
        <w:t xml:space="preserve"> Spectral normalization was applied</w:t>
      </w:r>
      <w:r w:rsidR="00D1514E" w:rsidRPr="768CC378">
        <w:rPr>
          <w:i w:val="0"/>
          <w:iCs w:val="0"/>
          <w:lang w:val="en-GB"/>
        </w:rPr>
        <w:t>,</w:t>
      </w:r>
      <w:r w:rsidR="6C08B8D0" w:rsidRPr="768CC378">
        <w:rPr>
          <w:i w:val="0"/>
          <w:iCs w:val="0"/>
          <w:lang w:val="en-GB"/>
        </w:rPr>
        <w:t xml:space="preserve"> where each spectral band was standardized using per‑band mean and standard deviation statistics computed over the entire dataset.</w:t>
      </w:r>
      <w:r w:rsidR="19FF4FEF" w:rsidRPr="768CC378">
        <w:rPr>
          <w:i w:val="0"/>
          <w:iCs w:val="0"/>
          <w:lang w:val="en-GB"/>
        </w:rPr>
        <w:t xml:space="preserve"> </w:t>
      </w:r>
    </w:p>
    <w:p w14:paraId="2D6ACFF3" w14:textId="6A984EDF" w:rsidR="65CD65CF" w:rsidRDefault="4D37459D" w:rsidP="00EC0D37">
      <w:pPr>
        <w:pStyle w:val="BodyText"/>
        <w:ind w:firstLine="289"/>
        <w:rPr>
          <w:lang w:val="en-GB"/>
        </w:rPr>
      </w:pPr>
      <w:r w:rsidRPr="00E1424F">
        <w:rPr>
          <w:lang w:val="en-GB"/>
        </w:rPr>
        <w:lastRenderedPageBreak/>
        <w:t xml:space="preserve">The supervised dataset consists of labelled crop disease images organized in a folder‑based </w:t>
      </w:r>
      <w:r w:rsidR="36BE5271" w:rsidRPr="00E1424F">
        <w:rPr>
          <w:lang w:val="en-GB"/>
        </w:rPr>
        <w:t xml:space="preserve">class </w:t>
      </w:r>
      <w:r w:rsidRPr="00E1424F">
        <w:rPr>
          <w:lang w:val="en-GB"/>
        </w:rPr>
        <w:t xml:space="preserve">structure, where each folder corresponds to a specific disease category. Similar to the SSL data, we stack all the spectral bands for each sample </w:t>
      </w:r>
      <w:r w:rsidR="2F9A6EA5" w:rsidRPr="00E1424F">
        <w:rPr>
          <w:lang w:val="en-GB"/>
        </w:rPr>
        <w:t xml:space="preserve">to </w:t>
      </w:r>
      <w:r w:rsidRPr="00E1424F">
        <w:rPr>
          <w:lang w:val="en-GB"/>
        </w:rPr>
        <w:t>form a multispectral tensor</w:t>
      </w:r>
      <w:r w:rsidR="008918C8" w:rsidRPr="00E1424F">
        <w:rPr>
          <w:lang w:val="en-GB"/>
        </w:rPr>
        <w:t xml:space="preserve">, </w:t>
      </w:r>
      <w:r w:rsidRPr="00E1424F">
        <w:rPr>
          <w:lang w:val="en-GB"/>
        </w:rPr>
        <w:t xml:space="preserve">and a synthetic B10 band was </w:t>
      </w:r>
      <w:r w:rsidR="6076AEFE" w:rsidRPr="00E1424F">
        <w:rPr>
          <w:lang w:val="en-GB"/>
        </w:rPr>
        <w:t xml:space="preserve">also generated </w:t>
      </w:r>
      <w:r w:rsidRPr="00E1424F">
        <w:rPr>
          <w:lang w:val="en-GB"/>
        </w:rPr>
        <w:t xml:space="preserve">as an all‑zero channel to obtain a consistent 13‑channel input representation with all images resampled and resized </w:t>
      </w:r>
      <w:r w:rsidR="37682BC7" w:rsidRPr="00E1424F">
        <w:rPr>
          <w:lang w:val="en-GB"/>
        </w:rPr>
        <w:t xml:space="preserve">as well </w:t>
      </w:r>
      <w:r w:rsidRPr="00E1424F">
        <w:rPr>
          <w:lang w:val="en-GB"/>
        </w:rPr>
        <w:t>to match Band 1 to ensure a similar spatial resolution</w:t>
      </w:r>
      <w:r w:rsidR="3A61A8EE" w:rsidRPr="00E1424F">
        <w:rPr>
          <w:lang w:val="en-GB"/>
        </w:rPr>
        <w:t xml:space="preserve"> across all bands</w:t>
      </w:r>
      <w:r w:rsidRPr="00E1424F">
        <w:rPr>
          <w:lang w:val="en-GB"/>
        </w:rPr>
        <w:t xml:space="preserve">. </w:t>
      </w:r>
      <w:r w:rsidR="1F081276" w:rsidRPr="00E1424F">
        <w:rPr>
          <w:lang w:val="en-GB"/>
        </w:rPr>
        <w:t>Additionally, a spectral band data normalization was applied</w:t>
      </w:r>
      <w:r w:rsidR="00827920">
        <w:rPr>
          <w:lang w:val="en-GB"/>
        </w:rPr>
        <w:t>,</w:t>
      </w:r>
      <w:r w:rsidR="1F081276" w:rsidRPr="00E1424F">
        <w:rPr>
          <w:lang w:val="en-GB"/>
        </w:rPr>
        <w:t xml:space="preserve"> where a </w:t>
      </w:r>
      <w:r w:rsidRPr="00E1424F">
        <w:rPr>
          <w:lang w:val="en-GB"/>
        </w:rPr>
        <w:t xml:space="preserve">per‑band mean and std normalization </w:t>
      </w:r>
      <w:r w:rsidR="00827920">
        <w:rPr>
          <w:lang w:val="en-GB"/>
        </w:rPr>
        <w:t xml:space="preserve">was </w:t>
      </w:r>
      <w:r w:rsidRPr="00E1424F">
        <w:rPr>
          <w:lang w:val="en-GB"/>
        </w:rPr>
        <w:t>computed over the entire labelled data</w:t>
      </w:r>
      <w:r w:rsidR="7BB046A3" w:rsidRPr="00E1424F">
        <w:rPr>
          <w:lang w:val="en-GB"/>
        </w:rPr>
        <w:t>set</w:t>
      </w:r>
      <w:r w:rsidRPr="00E1424F">
        <w:rPr>
          <w:lang w:val="en-GB"/>
        </w:rPr>
        <w:t xml:space="preserve">, ensuring consistent intensity distributions across images. </w:t>
      </w:r>
      <w:r w:rsidR="17AC02FD" w:rsidRPr="00E1424F">
        <w:rPr>
          <w:lang w:val="en-GB"/>
        </w:rPr>
        <w:t>The dataset showed a high</w:t>
      </w:r>
      <w:r w:rsidR="47172827" w:rsidRPr="3F54B06D">
        <w:rPr>
          <w:lang w:val="en-GB"/>
        </w:rPr>
        <w:t>-</w:t>
      </w:r>
      <w:r w:rsidR="17AC02FD" w:rsidRPr="00E1424F">
        <w:rPr>
          <w:lang w:val="en-GB"/>
        </w:rPr>
        <w:t xml:space="preserve">class imbalance and was therefore split into </w:t>
      </w:r>
      <w:r w:rsidR="00827920">
        <w:rPr>
          <w:lang w:val="en-GB"/>
        </w:rPr>
        <w:t xml:space="preserve">a </w:t>
      </w:r>
      <w:r w:rsidR="17AC02FD" w:rsidRPr="00E1424F">
        <w:rPr>
          <w:lang w:val="en-GB"/>
        </w:rPr>
        <w:t xml:space="preserve">train and </w:t>
      </w:r>
      <w:r w:rsidR="00827920">
        <w:rPr>
          <w:lang w:val="en-GB"/>
        </w:rPr>
        <w:t xml:space="preserve">a </w:t>
      </w:r>
      <w:r w:rsidR="17AC02FD" w:rsidRPr="00E1424F">
        <w:rPr>
          <w:lang w:val="en-GB"/>
        </w:rPr>
        <w:t>validation subset, using an 80/20 stratified split to preserve overall class distribution</w:t>
      </w:r>
      <w:r w:rsidR="00827920">
        <w:rPr>
          <w:lang w:val="en-GB"/>
        </w:rPr>
        <w:t>,</w:t>
      </w:r>
      <w:r w:rsidR="17AC02FD" w:rsidRPr="00E1424F">
        <w:rPr>
          <w:lang w:val="en-GB"/>
        </w:rPr>
        <w:t xml:space="preserve"> while the evaluation unlabelled dataset provided by the competition was set aside as the test set.  To mitigate the class imbalance in the training subset, we computed class frequencies and derived inverse-frequency weighting factors that were used to implement a weighted random sampling strategy that is used during mini</w:t>
      </w:r>
      <w:r w:rsidR="00827920">
        <w:rPr>
          <w:lang w:val="en-GB"/>
        </w:rPr>
        <w:t>-</w:t>
      </w:r>
      <w:r w:rsidR="17AC02FD" w:rsidRPr="00E1424F">
        <w:rPr>
          <w:lang w:val="en-GB"/>
        </w:rPr>
        <w:t>batch creation. This strategy reduces bias towards majority classes</w:t>
      </w:r>
      <w:r w:rsidR="00827920">
        <w:rPr>
          <w:lang w:val="en-GB"/>
        </w:rPr>
        <w:t>,</w:t>
      </w:r>
      <w:r w:rsidR="17AC02FD" w:rsidRPr="00E1424F">
        <w:rPr>
          <w:lang w:val="en-GB"/>
        </w:rPr>
        <w:t xml:space="preserve"> ensuring the model sees the minority classes more during training.</w:t>
      </w:r>
    </w:p>
    <w:p w14:paraId="6D057B78" w14:textId="679187FE" w:rsidR="65CD65CF" w:rsidRDefault="79F1AE17" w:rsidP="00EC0D37">
      <w:pPr>
        <w:pStyle w:val="BodyText"/>
        <w:ind w:firstLine="289"/>
        <w:rPr>
          <w:lang w:val="en-GB"/>
        </w:rPr>
      </w:pPr>
      <w:r w:rsidRPr="100B5832">
        <w:rPr>
          <w:lang w:val="en-GB"/>
        </w:rPr>
        <w:t>Finally,</w:t>
      </w:r>
      <w:r w:rsidR="226CBA4B" w:rsidRPr="00E1424F">
        <w:rPr>
          <w:lang w:val="en-GB"/>
        </w:rPr>
        <w:t xml:space="preserve"> the inputs for both SSL pretraining and supervised classification are </w:t>
      </w:r>
      <w:r w:rsidR="226CBA4B" w:rsidRPr="67C9FB9F">
        <w:rPr>
          <w:lang w:val="en-GB"/>
        </w:rPr>
        <w:t>multispectral</w:t>
      </w:r>
      <w:r w:rsidR="226CBA4B" w:rsidRPr="00E1424F">
        <w:rPr>
          <w:lang w:val="en-GB"/>
        </w:rPr>
        <w:t xml:space="preserve"> tensors </w:t>
      </w:r>
      <w:r w:rsidR="28C52C10" w:rsidRPr="00E1424F">
        <w:rPr>
          <w:lang w:val="en-GB"/>
        </w:rPr>
        <w:t>resized</w:t>
      </w:r>
      <w:r w:rsidR="226CBA4B" w:rsidRPr="00E1424F">
        <w:rPr>
          <w:lang w:val="en-GB"/>
        </w:rPr>
        <w:t xml:space="preserve"> to the model‑specific input s</w:t>
      </w:r>
      <w:r w:rsidR="5ECB7C15" w:rsidRPr="00E1424F">
        <w:rPr>
          <w:lang w:val="en-GB"/>
        </w:rPr>
        <w:t xml:space="preserve">hape </w:t>
      </w:r>
      <w:r w:rsidR="226CBA4B" w:rsidRPr="00E1424F">
        <w:rPr>
          <w:lang w:val="en-GB"/>
        </w:rPr>
        <w:t>of 13 × 224 × 224 to match the expected dimensions of the model architectures.</w:t>
      </w:r>
    </w:p>
    <w:p w14:paraId="73F765F7" w14:textId="1361671B" w:rsidR="77A979EB" w:rsidRPr="00B9707F" w:rsidRDefault="1C974C4D" w:rsidP="00EC0D37">
      <w:pPr>
        <w:pStyle w:val="Heading3"/>
        <w:spacing w:after="120" w:line="228" w:lineRule="auto"/>
        <w:ind w:firstLine="289"/>
        <w:rPr>
          <w:i w:val="0"/>
          <w:iCs w:val="0"/>
          <w:lang w:val="en-GB"/>
        </w:rPr>
      </w:pPr>
      <w:r w:rsidRPr="48F4F39E">
        <w:rPr>
          <w:lang w:val="en-GB"/>
        </w:rPr>
        <w:t xml:space="preserve">Pre-processing for </w:t>
      </w:r>
      <w:r w:rsidRPr="108D832E">
        <w:rPr>
          <w:lang w:val="en-GB"/>
        </w:rPr>
        <w:t xml:space="preserve">Prithvi </w:t>
      </w:r>
      <w:r w:rsidRPr="31AB07A4">
        <w:rPr>
          <w:lang w:val="en-GB"/>
        </w:rPr>
        <w:t xml:space="preserve">Foundation </w:t>
      </w:r>
      <w:r w:rsidRPr="3BD673EE">
        <w:rPr>
          <w:lang w:val="en-GB"/>
        </w:rPr>
        <w:t>Model</w:t>
      </w:r>
      <w:ins w:id="0" w:author="Microsoft Word" w:date="2026-02-16T22:12:00Z" w16du:dateUtc="2026-02-16T21:12:00Z">
        <w:r w:rsidR="00FB6060">
          <w:rPr>
            <w:lang w:val="en-GB"/>
          </w:rPr>
          <w:t>:</w:t>
        </w:r>
      </w:ins>
      <w:r w:rsidR="221C6120" w:rsidRPr="75270D11">
        <w:rPr>
          <w:lang w:val="en-GB"/>
        </w:rPr>
        <w:t xml:space="preserve"> </w:t>
      </w:r>
      <w:r w:rsidR="0EA9CF6F" w:rsidRPr="782E8D92">
        <w:rPr>
          <w:rStyle w:val="Emphasis"/>
          <w:i w:val="0"/>
          <w:iCs w:val="0"/>
          <w:lang w:val="en-GB"/>
        </w:rPr>
        <w:t>For the Prithvi-based approach, a different preprocessing pipeline was employed to align with the model's pretraining specifications. Prithvi was pretrained on 6 specific Sentinel-2 bands (B2, B3, B4, B8, B11, B12) corresponding to visible, near-infrared, and shortwave infrared wavelengths.</w:t>
      </w:r>
      <w:r w:rsidR="00B9707F">
        <w:rPr>
          <w:rStyle w:val="Emphasis"/>
          <w:i w:val="0"/>
          <w:iCs w:val="0"/>
          <w:lang w:val="en-GB"/>
        </w:rPr>
        <w:t xml:space="preserve"> </w:t>
      </w:r>
      <w:r w:rsidR="0EA9CF6F" w:rsidRPr="00B9707F">
        <w:rPr>
          <w:i w:val="0"/>
          <w:iCs w:val="0"/>
          <w:lang w:val="en-GB"/>
        </w:rPr>
        <w:t>Each</w:t>
      </w:r>
      <w:r w:rsidR="489E5F10" w:rsidRPr="00B9707F">
        <w:rPr>
          <w:i w:val="0"/>
          <w:iCs w:val="0"/>
          <w:lang w:val="en-GB"/>
        </w:rPr>
        <w:t xml:space="preserve"> labelled crop disease</w:t>
      </w:r>
      <w:r w:rsidR="0EA9CF6F" w:rsidRPr="00B9707F">
        <w:rPr>
          <w:i w:val="0"/>
          <w:iCs w:val="0"/>
          <w:lang w:val="en-GB"/>
        </w:rPr>
        <w:t xml:space="preserve"> image was processed to extract only these 6 bands and stack them into a multispectral tensor. All bands were resampled to a uniform 10-meter spatial resolution to match Band 2's native resolution, as Prithvi expects consistent spatial dimensions across all channels. </w:t>
      </w:r>
      <w:r w:rsidR="568DF159" w:rsidRPr="00B9707F">
        <w:rPr>
          <w:i w:val="0"/>
          <w:iCs w:val="0"/>
          <w:lang w:val="en-GB"/>
        </w:rPr>
        <w:t>This part of the data processing was performed once and saved to storage to enable reuse across multiple tr</w:t>
      </w:r>
      <w:r w:rsidR="2D5CB99D" w:rsidRPr="00B9707F">
        <w:rPr>
          <w:i w:val="0"/>
          <w:iCs w:val="0"/>
          <w:lang w:val="en-GB"/>
        </w:rPr>
        <w:t>aining sessions in Google Colab’s ephemeral compute environment</w:t>
      </w:r>
      <w:r w:rsidR="2D5CB99D" w:rsidRPr="00B9707F">
        <w:rPr>
          <w:lang w:val="en-GB"/>
        </w:rPr>
        <w:t>.</w:t>
      </w:r>
    </w:p>
    <w:p w14:paraId="559FA432" w14:textId="7C30DFF2" w:rsidR="00BA1BBA" w:rsidRDefault="0EA9CF6F" w:rsidP="00EC0D37">
      <w:pPr>
        <w:spacing w:after="120" w:line="228" w:lineRule="auto"/>
        <w:ind w:firstLine="289"/>
        <w:jc w:val="both"/>
        <w:rPr>
          <w:lang w:val="en-GB"/>
        </w:rPr>
      </w:pPr>
      <w:r w:rsidRPr="38214BFC">
        <w:rPr>
          <w:lang w:val="en-GB"/>
        </w:rPr>
        <w:t>Unlike the contrastive learning approaches, normalization for Prithvi used the model's original pretraining statistics rather than dataset-computed values. Specifically, band-wise normalization was applied using Prithvi's mean values and standard deviations</w:t>
      </w:r>
      <w:r w:rsidRPr="0FE83883">
        <w:rPr>
          <w:lang w:val="en-GB"/>
        </w:rPr>
        <w:t>,</w:t>
      </w:r>
      <w:r w:rsidRPr="38214BFC">
        <w:rPr>
          <w:lang w:val="en-GB"/>
        </w:rPr>
        <w:t xml:space="preserve"> which were derived from the HLS dataset used during pretraining. This ensures consistency with the pretrained weight distributions and enables effective transfer learning.</w:t>
      </w:r>
      <w:r w:rsidR="00B9707F">
        <w:rPr>
          <w:lang w:val="en-GB"/>
        </w:rPr>
        <w:t xml:space="preserve"> </w:t>
      </w:r>
      <w:r w:rsidR="00BA1BBA" w:rsidRPr="26E31589">
        <w:rPr>
          <w:lang w:val="en-GB"/>
        </w:rPr>
        <w:t>All other aspects, including the 80/20 stratified train/validation split and class imbalance mitigation through inverse-frequency class weighting in the loss function, were implemented identically to the contrastive learning approaches.</w:t>
      </w:r>
    </w:p>
    <w:p w14:paraId="1414FE9C" w14:textId="6076E987" w:rsidR="681F1A2E" w:rsidRDefault="6D2E002E" w:rsidP="00EC0D37">
      <w:pPr>
        <w:spacing w:after="120" w:line="228" w:lineRule="auto"/>
        <w:ind w:firstLine="288"/>
        <w:jc w:val="both"/>
        <w:rPr>
          <w:lang w:val="en-GB"/>
        </w:rPr>
      </w:pPr>
      <w:r w:rsidRPr="72BDA75A">
        <w:rPr>
          <w:lang w:val="en-GB"/>
        </w:rPr>
        <w:t>Finally, the inputs for Prithvi-based classification are multispectral tensors with shape 6 × 224 × 224, corresponding to the 6 Sentinel-2 bands required by the pretrained model architecture.</w:t>
      </w:r>
    </w:p>
    <w:p w14:paraId="037CBCF2" w14:textId="66511746" w:rsidR="001F7E9A" w:rsidRPr="001F7E9A" w:rsidRDefault="00EC5FF3" w:rsidP="00EC0D37">
      <w:pPr>
        <w:pStyle w:val="Heading2"/>
        <w:spacing w:after="120" w:line="228" w:lineRule="auto"/>
      </w:pPr>
      <w:r>
        <w:t>SE</w:t>
      </w:r>
      <w:r w:rsidR="00083ACC">
        <w:t xml:space="preserve">LF-SUPERVISED </w:t>
      </w:r>
      <w:r w:rsidR="3D64BBF6">
        <w:t>LEARNING</w:t>
      </w:r>
    </w:p>
    <w:p w14:paraId="790499BD" w14:textId="74E2B584" w:rsidR="001741B2" w:rsidRDefault="001741B2" w:rsidP="00EC0D37">
      <w:pPr>
        <w:spacing w:after="120" w:line="228" w:lineRule="auto"/>
        <w:ind w:firstLine="288"/>
        <w:jc w:val="both"/>
      </w:pPr>
      <w:r w:rsidRPr="5239121E">
        <w:rPr>
          <w:spacing w:val="-1"/>
          <w:lang w:val="en-GB"/>
        </w:rPr>
        <w:t xml:space="preserve">For self-supervised pretraining, we adopt the MoCo v2 framework to learn generalizable representations from large </w:t>
      </w:r>
      <w:proofErr w:type="spellStart"/>
      <w:r w:rsidRPr="5239121E">
        <w:rPr>
          <w:spacing w:val="-1"/>
          <w:lang w:val="en-GB"/>
        </w:rPr>
        <w:t>unlabeled</w:t>
      </w:r>
      <w:proofErr w:type="spellEnd"/>
      <w:r w:rsidRPr="5239121E">
        <w:rPr>
          <w:spacing w:val="-1"/>
          <w:lang w:val="en-GB"/>
        </w:rPr>
        <w:t xml:space="preserve"> Sentinel imagery. It is a momentum-based contrastive learning approach where the task is to maximize </w:t>
      </w:r>
      <w:r w:rsidRPr="5239121E">
        <w:rPr>
          <w:spacing w:val="-1"/>
          <w:lang w:val="en-GB"/>
        </w:rPr>
        <w:t xml:space="preserve">agreement between </w:t>
      </w:r>
      <w:r w:rsidR="00976042">
        <w:rPr>
          <w:spacing w:val="-1"/>
          <w:lang w:val="en-GB"/>
        </w:rPr>
        <w:t>augmented views</w:t>
      </w:r>
      <w:r w:rsidR="00407D20">
        <w:rPr>
          <w:spacing w:val="-1"/>
          <w:lang w:val="en-GB"/>
        </w:rPr>
        <w:t xml:space="preserve"> </w:t>
      </w:r>
      <w:r w:rsidRPr="5239121E">
        <w:rPr>
          <w:spacing w:val="-1"/>
          <w:lang w:val="en-GB"/>
        </w:rPr>
        <w:t xml:space="preserve">of the same image (positive pairs) </w:t>
      </w:r>
      <w:r w:rsidR="00466CF2">
        <w:rPr>
          <w:spacing w:val="-1"/>
          <w:lang w:val="en-GB"/>
        </w:rPr>
        <w:t xml:space="preserve">while contrasting them </w:t>
      </w:r>
      <w:r w:rsidR="00351947">
        <w:rPr>
          <w:spacing w:val="-1"/>
          <w:lang w:val="en-GB"/>
        </w:rPr>
        <w:t xml:space="preserve">across </w:t>
      </w:r>
      <w:r w:rsidR="009B0666">
        <w:rPr>
          <w:spacing w:val="-1"/>
          <w:lang w:val="en-GB"/>
        </w:rPr>
        <w:t xml:space="preserve">many stored </w:t>
      </w:r>
      <w:r w:rsidRPr="001741B2">
        <w:t xml:space="preserve">negative pairs. Our choice to use MoCo is driven mainly </w:t>
      </w:r>
      <w:r w:rsidR="00876ADD">
        <w:t>by</w:t>
      </w:r>
      <w:r w:rsidRPr="001741B2">
        <w:t xml:space="preserve"> the computational </w:t>
      </w:r>
      <w:r w:rsidR="009D3A44" w:rsidRPr="001741B2">
        <w:t>resources’</w:t>
      </w:r>
      <w:r w:rsidRPr="001741B2">
        <w:t xml:space="preserve"> constraint. Compared to other self-supervised frameworks such as SimCLR</w:t>
      </w:r>
      <w:r w:rsidR="000C1767">
        <w:t xml:space="preserve"> </w:t>
      </w:r>
      <w:r w:rsidR="00AD4250">
        <w:fldChar w:fldCharType="begin"/>
      </w:r>
      <w:r w:rsidR="009D7D82">
        <w:instrText xml:space="preserve"> ADDIN ZOTERO_ITEM CSL_CITATION {"citationID":"kJDyycW3","properties":{"formattedCitation":"[7]","plainCitation":"[7]","noteIndex":0},"citationItems":[{"id":934,"uris":["http://zotero.org/users/16619911/items/WUGYA27B"],"itemData":{"id":934,"type":"article","abstract":"This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labels.","DOI":"10.48550/arXiv.2002.05709","language":"en","note":"arXiv:2002.05709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2,16]]},"issued":{"date-parts":[["2020",7,1]]}}}],"schema":"https://github.com/citation-style-language/schema/raw/master/csl-citation.json"} </w:instrText>
      </w:r>
      <w:r w:rsidR="00AD4250">
        <w:fldChar w:fldCharType="separate"/>
      </w:r>
      <w:r w:rsidR="009D7D82">
        <w:rPr>
          <w:noProof/>
        </w:rPr>
        <w:t>[7]</w:t>
      </w:r>
      <w:r w:rsidR="00AD4250">
        <w:fldChar w:fldCharType="end"/>
      </w:r>
      <w:fldSimple w:instr=" ADDIN ZOTERO_TEMP "/>
      <w:r w:rsidRPr="001741B2">
        <w:t>, MoCo requires far smaller batch sizes during pretraining</w:t>
      </w:r>
      <w:r w:rsidR="00D57BCA">
        <w:t xml:space="preserve"> </w:t>
      </w:r>
      <w:r w:rsidR="00D57BCA">
        <w:fldChar w:fldCharType="begin"/>
      </w:r>
      <w:r w:rsidR="009D7D82">
        <w:instrText xml:space="preserve"> ADDIN ZOTERO_ITEM CSL_CITATION {"citationID":"fFHlHz83","properties":{"formattedCitation":"[8]","plainCitation":"[8]","noteIndex":0},"citationItems":[{"id":929,"uris":["http://zotero.org/users/16619911/items/BBAQI42C"],"itemData":{"id":929,"type":"article","abstract":"Contrastive unsupervised learning has recently shown encouraging progress, e.g., in Momentum Contrast (MoCo) and SimCLR. In this note, we verify the effectiveness of two of SimCLR’s design improvements by implementing them in the MoCo framework. With simple modiﬁcations to MoCo—namely, using an MLP projection head and more data augmentation—we establish stronger baselines that outperform SimCLR and do not require large training batches. We hope this will make state-of-the-art unsupervised learning research more accessible. Code will be made public.","DOI":"10.48550/arXiv.2003.04297","language":"en","note":"arXiv:2003.04297 [cs]","number":"arXiv:2003.04297","publisher":"arXiv","source":"arXiv.org","title":"Improved Baselines with Momentum Contrastive Learning","URL":"http://arxiv.org/abs/2003.04297","author":[{"family":"Chen","given":"Xinlei"},{"family":"Fan","given":"Haoqi"},{"family":"Girshick","given":"Ross"},{"family":"He","given":"Kaiming"}],"accessed":{"date-parts":[["2026",2,16]]},"issued":{"date-parts":[["2020",3,9]]}}}],"schema":"https://github.com/citation-style-language/schema/raw/master/csl-citation.json"} </w:instrText>
      </w:r>
      <w:r w:rsidR="00D57BCA">
        <w:fldChar w:fldCharType="separate"/>
      </w:r>
      <w:r w:rsidR="009D7D82">
        <w:rPr>
          <w:noProof/>
        </w:rPr>
        <w:t>[8]</w:t>
      </w:r>
      <w:r w:rsidR="00D57BCA">
        <w:fldChar w:fldCharType="end"/>
      </w:r>
      <w:r w:rsidR="002A45C5">
        <w:t>.</w:t>
      </w:r>
      <w:r w:rsidR="00B8611E">
        <w:t xml:space="preserve"> </w:t>
      </w:r>
      <w:r w:rsidRPr="001741B2">
        <w:t>We adopt MoCo v2 instead of MoCo v1 due to its improved feature representation quality as it incorporates stronger data augmentations and a two-layer MLP projection head instead of a linear projection, which lead</w:t>
      </w:r>
      <w:r>
        <w:t>s</w:t>
      </w:r>
      <w:r w:rsidRPr="001741B2">
        <w:t xml:space="preserve"> to more robust and transferable embeddings</w:t>
      </w:r>
      <w:r w:rsidR="00702ECA">
        <w:t xml:space="preserve"> </w:t>
      </w:r>
      <w:r w:rsidR="00702ECA">
        <w:fldChar w:fldCharType="begin"/>
      </w:r>
      <w:r w:rsidR="009D7D82">
        <w:instrText xml:space="preserve"> ADDIN ZOTERO_ITEM CSL_CITATION {"citationID":"8o9BqhDb","properties":{"formattedCitation":"[8]","plainCitation":"[8]","noteIndex":0},"citationItems":[{"id":929,"uris":["http://zotero.org/users/16619911/items/BBAQI42C"],"itemData":{"id":929,"type":"article","abstract":"Contrastive unsupervised learning has recently shown encouraging progress, e.g., in Momentum Contrast (MoCo) and SimCLR. In this note, we verify the effectiveness of two of SimCLR’s design improvements by implementing them in the MoCo framework. With simple modiﬁcations to MoCo—namely, using an MLP projection head and more data augmentation—we establish stronger baselines that outperform SimCLR and do not require large training batches. We hope this will make state-of-the-art unsupervised learning research more accessible. Code will be made public.","DOI":"10.48550/arXiv.2003.04297","language":"en","note":"arXiv:2003.04297 [cs]","number":"arXiv:2003.04297","publisher":"arXiv","source":"arXiv.org","title":"Improved Baselines with Momentum Contrastive Learning","URL":"http://arxiv.org/abs/2003.04297","author":[{"family":"Chen","given":"Xinlei"},{"family":"Fan","given":"Haoqi"},{"family":"Girshick","given":"Ross"},{"family":"He","given":"Kaiming"}],"accessed":{"date-parts":[["2026",2,16]]},"issued":{"date-parts":[["2020",3,9]]}}}],"schema":"https://github.com/citation-style-language/schema/raw/master/csl-citation.json"} </w:instrText>
      </w:r>
      <w:r w:rsidR="00702ECA">
        <w:fldChar w:fldCharType="separate"/>
      </w:r>
      <w:r w:rsidR="009D7D82">
        <w:rPr>
          <w:noProof/>
        </w:rPr>
        <w:t>[8]</w:t>
      </w:r>
      <w:r w:rsidR="00702ECA">
        <w:fldChar w:fldCharType="end"/>
      </w:r>
      <w:r w:rsidRPr="001741B2">
        <w:t>.</w:t>
      </w:r>
    </w:p>
    <w:p w14:paraId="59181BF0" w14:textId="79E81721" w:rsidR="006400D8" w:rsidRDefault="006400D8" w:rsidP="00EC0D37">
      <w:pPr>
        <w:keepNext/>
        <w:spacing w:after="120" w:line="228" w:lineRule="auto"/>
        <w:jc w:val="both"/>
      </w:pPr>
      <w:r>
        <w:fldChar w:fldCharType="begin"/>
      </w:r>
      <w:r>
        <w:instrText xml:space="preserve"> INCLUDEPICTURE "https://leeyngdo.github.io/assets/images/representation-learning/MoCo/moco_v2_arch.png" \* MERGEFORMATINET </w:instrText>
      </w:r>
      <w:r>
        <w:fldChar w:fldCharType="separate"/>
      </w:r>
      <w:r>
        <w:rPr>
          <w:noProof/>
        </w:rPr>
        <w:drawing>
          <wp:inline distT="0" distB="0" distL="0" distR="0" wp14:anchorId="228BDD1C" wp14:editId="456E2BA1">
            <wp:extent cx="3089910" cy="784225"/>
            <wp:effectExtent l="0" t="0" r="0" b="3175"/>
            <wp:docPr id="188043997" name="Picture 2" descr="Representation Learning] The MoCo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resentation Learning] The MoCo Famil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784225"/>
                    </a:xfrm>
                    <a:prstGeom prst="rect">
                      <a:avLst/>
                    </a:prstGeom>
                    <a:noFill/>
                    <a:ln>
                      <a:noFill/>
                    </a:ln>
                  </pic:spPr>
                </pic:pic>
              </a:graphicData>
            </a:graphic>
          </wp:inline>
        </w:drawing>
      </w:r>
      <w:r>
        <w:fldChar w:fldCharType="end"/>
      </w:r>
    </w:p>
    <w:p w14:paraId="0CF4B336" w14:textId="74FEEDCB" w:rsidR="006400D8" w:rsidRDefault="006400D8" w:rsidP="00EC0D37">
      <w:pPr>
        <w:pStyle w:val="Caption"/>
        <w:spacing w:after="120" w:line="228" w:lineRule="auto"/>
        <w:jc w:val="left"/>
      </w:pPr>
      <w:r>
        <w:t xml:space="preserve">Figure </w:t>
      </w:r>
      <w:fldSimple w:instr=" SEQ Figure \* ARABIC ">
        <w:r w:rsidR="00437064">
          <w:rPr>
            <w:noProof/>
          </w:rPr>
          <w:t>1</w:t>
        </w:r>
      </w:fldSimple>
      <w:r>
        <w:t xml:space="preserve">: MoCo V2 Framework </w:t>
      </w:r>
      <w:r>
        <w:fldChar w:fldCharType="begin"/>
      </w:r>
      <w:r w:rsidR="009D7D82">
        <w:instrText xml:space="preserve"> ADDIN ZOTERO_ITEM CSL_CITATION {"citationID":"Y9YCIIiK","properties":{"formattedCitation":"[9]","plainCitation":"[9]","noteIndex":0},"citationItems":[{"id":931,"uris":["http://zotero.org/users/16619911/items/V6MPRSJ6"],"itemData":{"id":931,"type":"webpage","title":"Understanding self-supervised and contrastive learning with \"Bootstrap Your Own Latent\" (BYOL) - imbue","URL":"https://imbue.com/research/2020-08-24-understanding-self-supervised-contrastive-learning/","accessed":{"date-parts":[["2026",2,16]]}}}],"schema":"https://github.com/citation-style-language/schema/raw/master/csl-citation.json"} </w:instrText>
      </w:r>
      <w:r>
        <w:fldChar w:fldCharType="separate"/>
      </w:r>
      <w:r w:rsidR="009D7D82">
        <w:rPr>
          <w:noProof/>
        </w:rPr>
        <w:t>[9]</w:t>
      </w:r>
      <w:r>
        <w:fldChar w:fldCharType="end"/>
      </w:r>
    </w:p>
    <w:p w14:paraId="15C938D5" w14:textId="6E497C8F" w:rsidR="51FB77C7" w:rsidRDefault="0042477A" w:rsidP="00EC0D37">
      <w:pPr>
        <w:spacing w:after="120" w:line="228" w:lineRule="auto"/>
        <w:ind w:firstLine="288"/>
        <w:jc w:val="both"/>
      </w:pPr>
      <w:r>
        <w:t xml:space="preserve">Figure 1 represents the MoCo v2 </w:t>
      </w:r>
      <w:r w:rsidR="005854FB">
        <w:t>self</w:t>
      </w:r>
      <w:r w:rsidR="00E9660B">
        <w:t>-supervised contrastive learning f</w:t>
      </w:r>
      <w:r>
        <w:t xml:space="preserve">ramework. It consists of </w:t>
      </w:r>
      <w:r w:rsidR="00D236D2">
        <w:t xml:space="preserve">a </w:t>
      </w:r>
      <w:r w:rsidR="007E0D7A">
        <w:t xml:space="preserve">feature </w:t>
      </w:r>
      <w:r>
        <w:t>encoder, a projection head</w:t>
      </w:r>
      <w:r w:rsidR="00273E0C">
        <w:t xml:space="preserve"> (MLP)</w:t>
      </w:r>
      <w:r>
        <w:t xml:space="preserve">, and a momentum encoder that maintains a queue of feature embeddings to stabilize contrastive training.  MoCo splits the single network into an online network (top </w:t>
      </w:r>
      <w:r w:rsidR="001174BF">
        <w:t>path</w:t>
      </w:r>
      <w:r>
        <w:t xml:space="preserve">) parameterized by θ and a momentum network (bottom </w:t>
      </w:r>
      <w:r w:rsidR="00A32D89">
        <w:t>path</w:t>
      </w:r>
      <w:r>
        <w:t>) parameterized by ξ. The online network is updated by stochastic gradient descent</w:t>
      </w:r>
      <w:r w:rsidR="00FB43A5">
        <w:t xml:space="preserve"> </w:t>
      </w:r>
      <w:r w:rsidR="000F21CD">
        <w:t>(</w:t>
      </w:r>
      <w:r w:rsidR="000F21CD" w:rsidRPr="000F21CD">
        <w:t>backpropagation</w:t>
      </w:r>
      <w:r w:rsidR="000F21CD">
        <w:t>)</w:t>
      </w:r>
      <w:r>
        <w:t xml:space="preserve">, while the momentum network is updated based on an exponential moving average of the online network weights. The momentum network allows MoCo to efficiently use a memory bank </w:t>
      </w:r>
      <w:r w:rsidR="005B79C9">
        <w:t xml:space="preserve">that stores many </w:t>
      </w:r>
      <w:r>
        <w:t xml:space="preserve">past projections as negative examples for contrastive loss. This memory bank </w:t>
      </w:r>
      <w:r w:rsidR="0095451A" w:rsidRPr="0095451A">
        <w:t>provides a large set of negative samples without requiring huge batches</w:t>
      </w:r>
      <w:r w:rsidR="00A52581">
        <w:t xml:space="preserve"> </w:t>
      </w:r>
      <w:r w:rsidR="0027247A">
        <w:fldChar w:fldCharType="begin"/>
      </w:r>
      <w:r w:rsidR="009D7D82">
        <w:instrText xml:space="preserve"> ADDIN ZOTERO_ITEM CSL_CITATION {"citationID":"3Yku5EmU","properties":{"formattedCitation":"[9]","plainCitation":"[9]","noteIndex":0},"citationItems":[{"id":931,"uris":["http://zotero.org/users/16619911/items/V6MPRSJ6"],"itemData":{"id":931,"type":"webpage","title":"Understanding self-supervised and contrastive learning with \"Bootstrap Your Own Latent\" (BYOL) - imbue","URL":"https://imbue.com/research/2020-08-24-understanding-self-supervised-contrastive-learning/","accessed":{"date-parts":[["2026",2,16]]}}}],"schema":"https://github.com/citation-style-language/schema/raw/master/csl-citation.json"} </w:instrText>
      </w:r>
      <w:r w:rsidR="0027247A">
        <w:fldChar w:fldCharType="separate"/>
      </w:r>
      <w:r w:rsidR="009D7D82">
        <w:rPr>
          <w:noProof/>
        </w:rPr>
        <w:t>[9]</w:t>
      </w:r>
      <w:r w:rsidR="0027247A">
        <w:fldChar w:fldCharType="end"/>
      </w:r>
      <w:r>
        <w:t>. During pretraining, the model learns to map different augmentations of the same image close together in the embedding space while pushing apart the embeddings of other images. </w:t>
      </w:r>
    </w:p>
    <w:p w14:paraId="6D1489CB" w14:textId="3D96B843" w:rsidR="00D76AF9" w:rsidRPr="00D76AF9" w:rsidRDefault="00D76AF9" w:rsidP="00EC0D37">
      <w:pPr>
        <w:pStyle w:val="Heading2"/>
        <w:spacing w:after="120" w:line="228" w:lineRule="auto"/>
      </w:pPr>
      <w:r>
        <w:t>FOUNDATION MODEL APP</w:t>
      </w:r>
      <w:r w:rsidR="75A6A625">
        <w:t>ROA</w:t>
      </w:r>
      <w:r>
        <w:t>CH</w:t>
      </w:r>
    </w:p>
    <w:p w14:paraId="60B42787" w14:textId="05D20A71" w:rsidR="5601F4FE" w:rsidRDefault="2004E255" w:rsidP="00EC0D37">
      <w:pPr>
        <w:spacing w:after="120" w:line="228" w:lineRule="auto"/>
      </w:pPr>
      <w:r>
        <w:rPr>
          <w:noProof/>
        </w:rPr>
        <w:drawing>
          <wp:inline distT="0" distB="0" distL="0" distR="0" wp14:anchorId="76578A84" wp14:editId="4CCF9B83">
            <wp:extent cx="3095625" cy="1162050"/>
            <wp:effectExtent l="0" t="0" r="0" b="0"/>
            <wp:docPr id="1515896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9690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95625" cy="1162050"/>
                    </a:xfrm>
                    <a:prstGeom prst="rect">
                      <a:avLst/>
                    </a:prstGeom>
                  </pic:spPr>
                </pic:pic>
              </a:graphicData>
            </a:graphic>
          </wp:inline>
        </w:drawing>
      </w:r>
    </w:p>
    <w:p w14:paraId="7E221F95" w14:textId="0832423D" w:rsidR="002A45C5" w:rsidRPr="00454039" w:rsidRDefault="51127494" w:rsidP="00EC0D37">
      <w:pPr>
        <w:pStyle w:val="Caption"/>
        <w:spacing w:after="120" w:line="228" w:lineRule="auto"/>
        <w:jc w:val="left"/>
      </w:pPr>
      <w:r w:rsidRPr="00454039">
        <w:t xml:space="preserve">Figure </w:t>
      </w:r>
      <w:fldSimple w:instr=" SEQ Figure \* ARABIC ">
        <w:r w:rsidR="00437064">
          <w:rPr>
            <w:noProof/>
          </w:rPr>
          <w:t>2</w:t>
        </w:r>
      </w:fldSimple>
      <w:r w:rsidRPr="00454039">
        <w:t xml:space="preserve"> Architecture </w:t>
      </w:r>
      <w:r w:rsidR="006E4A8C" w:rsidRPr="00454039">
        <w:fldChar w:fldCharType="begin"/>
      </w:r>
      <w:r w:rsidR="006C46FC" w:rsidRPr="00454039">
        <w:instrText xml:space="preserve"> ADDIN ZOTERO_ITEM CSL_CITATION {"citationID":"84JBabUu","properties":{"formattedCitation":"[10]","plainCitation":"[10]","noteIndex":0},"citationItems":[{"id":937,"uris":["http://zotero.org/users/16619911/items/TZTUINCV"],"itemData":{"id":937,"type":"article","abstract":"This technical report presents Prithvi-EO-2.0, a new geospatial foundation model that offers significant improvements over its predecessor, Prithvi-EO-1.0. Trained on 4.2M global time series samples from NASA’s Harmonized Landsat and Sentinel-2 data archive at 30m resolution, the new 300M and 600M parameter models incorporate temporal and location embeddings for enhanced performance across various geospatial tasks. Through extensive benchmarking with GEOBench, the 600M version outperforms the previous Prithvi-EO model by 8% across a range of tasks. It also outperforms six other geospatial foundation models when benchmarked on remote sensing tasks from different domains and resolutions (i.e. from 0.1m to 15m). The results demonstrate the versatility of the model in both classical earth observation and high-resolution applications. Early involvement of end-users and subject matter experts (SMEs) are among the key factors that contributed to the project’s success. In particular, SME involvement allowed for constant feedback on model and dataset design, as well as successful customization for diverse SME-led applications in disaster response, land use and crop mapping, and ecosystem dynamics monitoring. Prithvi-EO-2.0 is available on Hugging Face and IBM TerraTorch, with additional resources on GitHub. The project exemplifies the Trusted Open Science approach embraced by all involved organizations.","DOI":"10.48550/arXiv.2412.02732","language":"en","note":"arXiv:2412.02732 [cs]","number":"arXiv:2412.02732","publisher":"arXiv","source":"arXiv.org","title":"Prithvi-EO-2.0: A Versatile Multi-Temporal Foundation Model for Earth Observation Applications","title-short":"Prithvi-EO-2.0","URL":"http://arxiv.org/abs/2412.02732","author":[{"family":"Szwarcman","given":"Daniela"},{"family":"Roy","given":"Sujit"},{"family":"Fraccaro","given":"Paolo"},{"family":"Gíslason","given":"Þorsteinn Elí"},{"family":"Blumenstiel","given":"Benedikt"},{"family":"Ghosal","given":"Rinki"},{"family":"Oliveira","given":"Pedro Henrique","dropping-particle":"de"},{"family":"Almeida","given":"Joao Lucas de Sousa"},{"family":"Sedona","given":"Rocco"},{"family":"Kang","given":"Yanghui"},{"family":"Chakraborty","given":"Srija"},{"family":"Wang","given":"Sizhe"},{"family":"Gomes","given":"Carlos"},{"family":"Kumar","given":"Ankur"},{"family":"Truong","given":"Myscon"},{"family":"Godwin","given":"Denys"},{"family":"Lee","given":"Hyunho"},{"family":"Hsu","given":"Chia-Yu"},{"family":"Asanjan","given":"Ata Akbari"},{"family":"Mujeci","given":"Besart"},{"family":"Shidham","given":"Disha"},{"family":"Keenan","given":"Trevor"},{"family":"Arevalo","given":"Paulo"},{"family":"Li","given":"Wenwen"},{"family":"Alemohammad","given":"Hamed"},{"family":"Olofsson","given":"Pontus"},{"family":"Hain","given":"Christopher"},{"family":"Kennedy","given":"Robert"},{"family":"Zadrozny","given":"Bianca"},{"family":"Bell","given":"David"},{"family":"Cavallaro","given":"Gabriele"},{"family":"Watson","given":"Campbell"},{"family":"Maskey","given":"Manil"},{"family":"Ramachandran","given":"Rahul"},{"family":"Moreno","given":"Juan Bernabe"}],"accessed":{"date-parts":[["2026",2,16]]},"issued":{"date-parts":[["2025",2,3]]}}}],"schema":"https://github.com/citation-style-language/schema/raw/master/csl-citation.json"} </w:instrText>
      </w:r>
      <w:r w:rsidR="006E4A8C" w:rsidRPr="00454039">
        <w:fldChar w:fldCharType="separate"/>
      </w:r>
      <w:r w:rsidR="006C46FC" w:rsidRPr="00454039">
        <w:t>[10]</w:t>
      </w:r>
      <w:r w:rsidR="006E4A8C" w:rsidRPr="00454039">
        <w:fldChar w:fldCharType="end"/>
      </w:r>
    </w:p>
    <w:p w14:paraId="4799DE3A" w14:textId="3B71A570" w:rsidR="51FB77C7" w:rsidRDefault="7CBFDADD" w:rsidP="00EC0D37">
      <w:pPr>
        <w:spacing w:after="120" w:line="228" w:lineRule="auto"/>
        <w:ind w:firstLine="289"/>
        <w:jc w:val="both"/>
      </w:pPr>
      <w:r w:rsidRPr="59405B7C">
        <w:rPr>
          <w:noProof/>
        </w:rPr>
        <w:t>We</w:t>
      </w:r>
      <w:r w:rsidRPr="77118173">
        <w:rPr>
          <w:noProof/>
        </w:rPr>
        <w:t xml:space="preserve"> adopt Prithvi, a geospatial foundation model pretrained on large-scale satellite imagery using masked autoencoding (MAE</w:t>
      </w:r>
      <w:r w:rsidRPr="762EE5E7">
        <w:rPr>
          <w:noProof/>
        </w:rPr>
        <w:t>)</w:t>
      </w:r>
      <w:r w:rsidR="15915024" w:rsidRPr="762EE5E7">
        <w:rPr>
          <w:noProof/>
        </w:rPr>
        <w:t xml:space="preserve"> as shown in Figure 2</w:t>
      </w:r>
      <w:r w:rsidRPr="762EE5E7">
        <w:rPr>
          <w:noProof/>
        </w:rPr>
        <w:t>.</w:t>
      </w:r>
      <w:r w:rsidRPr="77118173">
        <w:rPr>
          <w:noProof/>
        </w:rPr>
        <w:t xml:space="preserve"> Prithvi consists of a</w:t>
      </w:r>
      <w:r w:rsidR="006121C9">
        <w:rPr>
          <w:noProof/>
        </w:rPr>
        <w:t>n</w:t>
      </w:r>
      <w:r w:rsidRPr="77118173">
        <w:rPr>
          <w:noProof/>
        </w:rPr>
        <w:t xml:space="preserve"> encoder, originally trained on NASA's Harmonized Landsat-Sentinel (HLS) dataset. Unlike contrastive learning methods, Prithvi learns representations by reconstructing masked patches of satellite imagery, enabling it to capture rich spatial and spectral patterns inherent in Earth observation data. The model is specifically designed for multi-spectral and multi-temporal satellite data, making it well-suited for agricultural applications. For this study, we leverage Prithvi's publicly available pretrained weights directly, without performing additional self-supervised pretraining on the competition's unlabeled data.</w:t>
      </w:r>
    </w:p>
    <w:p w14:paraId="4895BF7A" w14:textId="6A6AF99C" w:rsidR="005C6399" w:rsidRDefault="00DB2E1C" w:rsidP="00EC0D37">
      <w:pPr>
        <w:pStyle w:val="Heading2"/>
        <w:spacing w:after="120" w:line="228" w:lineRule="auto"/>
      </w:pPr>
      <w:r>
        <w:lastRenderedPageBreak/>
        <w:t>DOWNSTREAM TASK</w:t>
      </w:r>
    </w:p>
    <w:p w14:paraId="12ABF487" w14:textId="5FC143A6" w:rsidR="10653078" w:rsidRDefault="0AF49008" w:rsidP="00EC0D37">
      <w:pPr>
        <w:spacing w:after="120" w:line="228" w:lineRule="auto"/>
        <w:ind w:firstLine="289"/>
        <w:jc w:val="both"/>
        <w:rPr>
          <w:rFonts w:eastAsia="Times New Roman"/>
        </w:rPr>
      </w:pPr>
      <w:r w:rsidRPr="298451AB">
        <w:rPr>
          <w:rFonts w:eastAsia="Times New Roman"/>
        </w:rPr>
        <w:t xml:space="preserve">For the MoCo Framework, the downstream classifier uses the pretrained MoCo ResNet50 encoder as a feature extractor. The projection head of the contrastive pretraining is </w:t>
      </w:r>
      <w:r w:rsidR="4C325CB8" w:rsidRPr="1DD0FB67">
        <w:rPr>
          <w:rFonts w:eastAsia="Times New Roman"/>
        </w:rPr>
        <w:t>remov</w:t>
      </w:r>
      <w:r w:rsidR="3C5FF5DD" w:rsidRPr="1DD0FB67">
        <w:rPr>
          <w:rFonts w:eastAsia="Times New Roman"/>
        </w:rPr>
        <w:t>ed</w:t>
      </w:r>
      <w:r w:rsidRPr="298451AB">
        <w:rPr>
          <w:rFonts w:eastAsia="Times New Roman"/>
        </w:rPr>
        <w:t xml:space="preserve">, and a linear classification layer replaces it to map the </w:t>
      </w:r>
      <w:r w:rsidR="11757B99" w:rsidRPr="7DD908DD">
        <w:rPr>
          <w:rFonts w:eastAsia="Times New Roman"/>
        </w:rPr>
        <w:t>2048-</w:t>
      </w:r>
      <w:r w:rsidR="11757B99" w:rsidRPr="6898876C">
        <w:rPr>
          <w:rFonts w:eastAsia="Times New Roman"/>
        </w:rPr>
        <w:t xml:space="preserve">dimensional </w:t>
      </w:r>
      <w:r w:rsidR="15D018E0" w:rsidRPr="6898876C">
        <w:rPr>
          <w:rFonts w:eastAsia="Times New Roman"/>
        </w:rPr>
        <w:t>feature</w:t>
      </w:r>
      <w:r w:rsidRPr="298451AB">
        <w:rPr>
          <w:rFonts w:eastAsia="Times New Roman"/>
        </w:rPr>
        <w:t xml:space="preserve"> embeddings to the </w:t>
      </w:r>
      <w:r w:rsidR="14B37B7D" w:rsidRPr="3D9696C5">
        <w:rPr>
          <w:rFonts w:eastAsia="Times New Roman"/>
        </w:rPr>
        <w:t xml:space="preserve">target </w:t>
      </w:r>
      <w:r w:rsidR="15D018E0" w:rsidRPr="3D9696C5">
        <w:rPr>
          <w:rFonts w:eastAsia="Times New Roman"/>
        </w:rPr>
        <w:t>classes.</w:t>
      </w:r>
      <w:r w:rsidRPr="298451AB">
        <w:rPr>
          <w:rFonts w:eastAsia="Times New Roman"/>
        </w:rPr>
        <w:t xml:space="preserve"> The backbone is frozen for </w:t>
      </w:r>
      <w:r w:rsidR="07F466E6" w:rsidRPr="04132BC1">
        <w:rPr>
          <w:rFonts w:eastAsia="Times New Roman"/>
        </w:rPr>
        <w:t xml:space="preserve">training the </w:t>
      </w:r>
      <w:r w:rsidRPr="298451AB">
        <w:rPr>
          <w:rFonts w:eastAsia="Times New Roman"/>
        </w:rPr>
        <w:t xml:space="preserve">linear </w:t>
      </w:r>
      <w:r w:rsidR="07F466E6" w:rsidRPr="04132BC1">
        <w:rPr>
          <w:rFonts w:eastAsia="Times New Roman"/>
        </w:rPr>
        <w:t>classification</w:t>
      </w:r>
      <w:r w:rsidR="07F466E6" w:rsidRPr="32EAAAFF">
        <w:rPr>
          <w:rFonts w:eastAsia="Times New Roman"/>
        </w:rPr>
        <w:t xml:space="preserve"> layer</w:t>
      </w:r>
      <w:r w:rsidRPr="32EAAAFF">
        <w:rPr>
          <w:rFonts w:eastAsia="Times New Roman"/>
        </w:rPr>
        <w:t>.</w:t>
      </w:r>
    </w:p>
    <w:p w14:paraId="79CE197C" w14:textId="5B9EB7E4" w:rsidR="0097671D" w:rsidRPr="0097671D" w:rsidRDefault="10653078" w:rsidP="00EC0D37">
      <w:pPr>
        <w:spacing w:after="120" w:line="228" w:lineRule="auto"/>
        <w:ind w:firstLine="289"/>
        <w:jc w:val="both"/>
      </w:pPr>
      <w:r>
        <w:t xml:space="preserve">For the Prithvi model, </w:t>
      </w:r>
      <w:r w:rsidR="681E7B6E">
        <w:t>a lightweight classification head is added to the pretrained encoder to map the output embeddings to the target classes. Two model variants are evaluated: Pri</w:t>
      </w:r>
      <w:r w:rsidR="124534E5">
        <w:t xml:space="preserve">thvi-300M with 300 million </w:t>
      </w:r>
      <w:r w:rsidR="496D660F">
        <w:t>parameters</w:t>
      </w:r>
      <w:r w:rsidR="124534E5">
        <w:t xml:space="preserve"> producing 768-dimensional embeddings and Prithvi-600M with 600 million paramet</w:t>
      </w:r>
      <w:r w:rsidR="2C4EA95C">
        <w:t>ers producing 1024-dimensional embeddings. Dur</w:t>
      </w:r>
      <w:r w:rsidR="1D706F1B">
        <w:t>ing fine-tuning, the encoder is frozen to train only the classification head</w:t>
      </w:r>
      <w:r w:rsidR="5C551BD9">
        <w:t>.</w:t>
      </w:r>
    </w:p>
    <w:p w14:paraId="6B3AD754" w14:textId="71EB71A7" w:rsidR="005E1EA5" w:rsidRPr="005B520E" w:rsidRDefault="005E1EA5" w:rsidP="00B9707F">
      <w:pPr>
        <w:pStyle w:val="Heading2"/>
        <w:spacing w:after="120" w:line="228" w:lineRule="auto"/>
      </w:pPr>
      <w:r>
        <w:t>LOSS FUNCTION AND METRICS</w:t>
      </w:r>
    </w:p>
    <w:p w14:paraId="42AEF8F0" w14:textId="1DA95803" w:rsidR="606C5687" w:rsidRDefault="606C5687" w:rsidP="00B9707F">
      <w:pPr>
        <w:spacing w:after="120" w:line="228" w:lineRule="auto"/>
        <w:ind w:firstLine="288"/>
        <w:jc w:val="both"/>
      </w:pPr>
      <w:r>
        <w:t>The</w:t>
      </w:r>
      <w:r w:rsidR="328D714E">
        <w:t xml:space="preserve"> </w:t>
      </w:r>
      <w:r w:rsidR="00D97AC1">
        <w:t>self-</w:t>
      </w:r>
      <w:r>
        <w:t xml:space="preserve"> supervised </w:t>
      </w:r>
      <w:r w:rsidR="3290608F">
        <w:t>learning uses</w:t>
      </w:r>
      <w:r w:rsidR="6A297EA0">
        <w:t xml:space="preserve"> a contrastive loss function called </w:t>
      </w:r>
      <w:proofErr w:type="spellStart"/>
      <w:r w:rsidR="6A297EA0">
        <w:t>InfoNCE</w:t>
      </w:r>
      <w:proofErr w:type="spellEnd"/>
      <w:r w:rsidR="00DD355E">
        <w:t xml:space="preserve"> </w:t>
      </w:r>
      <w:r w:rsidR="00517BD3">
        <w:fldChar w:fldCharType="begin"/>
      </w:r>
      <w:r w:rsidR="00517BD3">
        <w:instrText xml:space="preserve"> ADDIN ZOTERO_ITEM CSL_CITATION {"citationID":"f7j7G6Cf","properties":{"formattedCitation":"[11]","plainCitation":"[11]","noteIndex":0},"citationItems":[{"id":921,"uris":["http://zotero.org/users/16619911/items/759KFJTB"],"itemData":{"id":921,"type":"article","abstract":"We present Momentum Contrast (MoCo) for unsupervised visual representation learning. From a perspective on contrastive learning [29] as dictionary look-up, we build a dynamic dictionary with a queue and a moving-averaged encoder. This enables building a large and consistent dictionary on-the-ﬂy that facilitates contrastive unsupervised learning. MoCo provides competitive results under the common linear protocol on ImageNet classiﬁcation. More importantly, the representations learned by MoCo transfer well to downstream tasks. MoCo can outperform its supervised pre-training counterpart in 7 detection/segmentation tasks on PASCAL VOC, COCO, and other datasets, sometimes surpassing it by large margins. This suggests that the gap between unsupervised and supervised representation learning has been largely closed in many vision tasks.","DOI":"10.48550/arXiv.1911.05722","language":"en","note":"arXiv:1911.05722 [cs]","number":"arXiv:1911.05722","publisher":"arXiv","source":"arXiv.org","title":"Momentum Contrast for Unsupervised Visual Representation Learning","URL":"http://arxiv.org/abs/1911.05722","author":[{"family":"He","given":"Kaiming"},{"family":"Fan","given":"Haoqi"},{"family":"Wu","given":"Yuxin"},{"family":"Xie","given":"Saining"},{"family":"Girshick","given":"Ross"}],"accessed":{"date-parts":[["2026",2,16]]},"issued":{"date-parts":[["2020",3,23]]}}}],"schema":"https://github.com/citation-style-language/schema/raw/master/csl-citation.json"} </w:instrText>
      </w:r>
      <w:r w:rsidR="00517BD3">
        <w:fldChar w:fldCharType="separate"/>
      </w:r>
      <w:r w:rsidR="00517BD3">
        <w:rPr>
          <w:noProof/>
        </w:rPr>
        <w:t>[11]</w:t>
      </w:r>
      <w:r w:rsidR="00517BD3">
        <w:fldChar w:fldCharType="end"/>
      </w:r>
      <w:r w:rsidR="00D97AC1">
        <w:t>,</w:t>
      </w:r>
      <w:r w:rsidR="2246406C">
        <w:t xml:space="preserve"> which</w:t>
      </w:r>
      <w:r w:rsidR="3135BD89">
        <w:t xml:space="preserve"> is such </w:t>
      </w:r>
      <w:r w:rsidR="068F0CA3">
        <w:t xml:space="preserve">that </w:t>
      </w:r>
      <w:r w:rsidR="555B1B96">
        <w:t>it</w:t>
      </w:r>
      <w:r w:rsidR="3135BD89">
        <w:t xml:space="preserve"> </w:t>
      </w:r>
      <w:r w:rsidR="6C978F97">
        <w:t xml:space="preserve">brings </w:t>
      </w:r>
      <w:r w:rsidR="3135BD89">
        <w:t>representations of positive (similar) sample pairs closer while pushing representations of negative (dissimilar) samples apart</w:t>
      </w:r>
      <w:r w:rsidR="37E0089D">
        <w:t xml:space="preserve">. </w:t>
      </w:r>
    </w:p>
    <w:p w14:paraId="31FDF62E" w14:textId="53A99FCB" w:rsidR="1C7C536A" w:rsidRDefault="003057D4" w:rsidP="00B9707F">
      <w:pPr>
        <w:spacing w:after="120" w:line="228" w:lineRule="auto"/>
        <w:ind w:firstLine="288"/>
        <w:jc w:val="both"/>
      </w:pPr>
      <m:oMathPara>
        <m:oMath>
          <m:sSub>
            <m:sSubPr>
              <m:ctrlPr>
                <w:rPr>
                  <w:rFonts w:ascii="Cambria Math" w:hAnsi="Cambria Math"/>
                </w:rPr>
              </m:ctrlPr>
            </m:sSubPr>
            <m:e>
              <m:r>
                <w:rPr>
                  <w:rFonts w:ascii="Cambria Math" w:hAnsi="Cambria Math"/>
                </w:rPr>
                <m:t>L</m:t>
              </m:r>
            </m:e>
            <m:sub>
              <m:r>
                <w:rPr>
                  <w:rFonts w:ascii="Cambria Math" w:hAnsi="Cambria Math"/>
                </w:rPr>
                <m:t>q,k+,k-</m:t>
              </m:r>
            </m:sub>
          </m:sSub>
          <m:r>
            <w:rPr>
              <w:rFonts w:ascii="Cambria Math" w:hAnsi="Cambria Math"/>
            </w:rPr>
            <m:t> =-</m:t>
          </m:r>
          <m:r>
            <m:rPr>
              <m:sty m:val="p"/>
            </m:rPr>
            <w:rPr>
              <w:rFonts w:ascii="Cambria Math" w:hAnsi="Cambria Math"/>
            </w:rPr>
            <m:t>log</m:t>
          </m:r>
          <m:r>
            <w:rPr>
              <w:rFonts w:ascii="Cambria Math" w:hAnsi="Cambria Math"/>
            </w:rPr>
            <m:t>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r>
                        <m:rPr>
                          <m:lit/>
                        </m:rPr>
                        <w:rPr>
                          <w:rFonts w:ascii="Cambria Math" w:hAnsi="Cambria Math"/>
                        </w:rPr>
                        <m:t>/</m:t>
                      </m:r>
                      <m:r>
                        <w:rPr>
                          <w:rFonts w:ascii="Cambria Math" w:hAnsi="Cambria Math"/>
                        </w:rPr>
                        <m:t>τ</m:t>
                      </m:r>
                    </m:e>
                  </m:d>
                </m:e>
              </m:func>
            </m:num>
            <m:den>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r>
                        <m:rPr>
                          <m:lit/>
                        </m:rPr>
                        <w:rPr>
                          <w:rFonts w:ascii="Cambria Math" w:hAnsi="Cambria Math"/>
                        </w:rPr>
                        <m:t>/</m:t>
                      </m:r>
                      <m:r>
                        <w:rPr>
                          <w:rFonts w:ascii="Cambria Math" w:hAnsi="Cambria Math"/>
                        </w:rPr>
                        <m:t>τ</m:t>
                      </m:r>
                    </m:e>
                  </m:d>
                </m:e>
              </m:func>
              <m:r>
                <w:rPr>
                  <w:rFonts w:ascii="Cambria Math" w:hAnsi="Cambria Math"/>
                </w:rPr>
                <m:t>+</m:t>
              </m:r>
              <m:nary>
                <m:naryPr>
                  <m:chr m:val="∑"/>
                  <m:supHide m:val="1"/>
                  <m:ctrlPr>
                    <w:rPr>
                      <w:rFonts w:ascii="Cambria Math" w:hAnsi="Cambria Math"/>
                    </w:rPr>
                  </m:ctrlPr>
                </m:naryPr>
                <m:sub>
                  <m:sSup>
                    <m:sSupPr>
                      <m:ctrlPr>
                        <w:rPr>
                          <w:rFonts w:ascii="Cambria Math" w:hAnsi="Cambria Math"/>
                        </w:rPr>
                      </m:ctrlPr>
                    </m:sSupPr>
                    <m:e>
                      <m:r>
                        <w:rPr>
                          <w:rFonts w:ascii="Cambria Math" w:hAnsi="Cambria Math"/>
                        </w:rPr>
                        <m:t>k</m:t>
                      </m:r>
                    </m:e>
                    <m:sup>
                      <m:r>
                        <w:rPr>
                          <w:rFonts w:ascii="Cambria Math" w:hAnsi="Cambria Math"/>
                        </w:rPr>
                        <m:t>-</m:t>
                      </m:r>
                    </m:sup>
                  </m:sSup>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r>
                            <m:rPr>
                              <m:lit/>
                            </m:rPr>
                            <w:rPr>
                              <w:rFonts w:ascii="Cambria Math" w:hAnsi="Cambria Math"/>
                            </w:rPr>
                            <m:t>/</m:t>
                          </m:r>
                          <m:r>
                            <w:rPr>
                              <w:rFonts w:ascii="Cambria Math" w:hAnsi="Cambria Math"/>
                            </w:rPr>
                            <m:t>τ</m:t>
                          </m:r>
                        </m:e>
                      </m:d>
                    </m:e>
                  </m:func>
                </m:e>
              </m:nary>
            </m:den>
          </m:f>
        </m:oMath>
      </m:oMathPara>
    </w:p>
    <w:p w14:paraId="3DCF5E9A" w14:textId="12FF7B79" w:rsidR="0216E57C" w:rsidRDefault="7DC9FE61" w:rsidP="00B9707F">
      <w:pPr>
        <w:spacing w:after="120" w:line="228" w:lineRule="auto"/>
        <w:jc w:val="both"/>
      </w:pPr>
      <w:r>
        <w:t>where q is a query representation, k</w:t>
      </w:r>
      <w:r w:rsidRPr="49934496">
        <w:rPr>
          <w:vertAlign w:val="superscript"/>
        </w:rPr>
        <w:t>+</w:t>
      </w:r>
      <w:r>
        <w:t xml:space="preserve"> is a representation of</w:t>
      </w:r>
    </w:p>
    <w:p w14:paraId="4E247A6B" w14:textId="5FD460DF" w:rsidR="0216E57C" w:rsidRDefault="5A49F0DC" w:rsidP="00B9707F">
      <w:pPr>
        <w:spacing w:after="120" w:line="228" w:lineRule="auto"/>
        <w:jc w:val="both"/>
      </w:pPr>
      <w:r>
        <w:t>T</w:t>
      </w:r>
      <w:r w:rsidR="7DC9FE61">
        <w:t>he</w:t>
      </w:r>
      <w:r>
        <w:t xml:space="preserve"> </w:t>
      </w:r>
      <w:r w:rsidR="7DC9FE61">
        <w:t>positive</w:t>
      </w:r>
      <w:r w:rsidR="5760FCF1">
        <w:t xml:space="preserve"> </w:t>
      </w:r>
      <w:r w:rsidR="7DC9FE61">
        <w:t>key sample, and {k</w:t>
      </w:r>
      <w:r w:rsidR="7DC9FE61" w:rsidRPr="2589882C">
        <w:rPr>
          <w:vertAlign w:val="superscript"/>
        </w:rPr>
        <w:t>−</w:t>
      </w:r>
      <w:r w:rsidR="7DC9FE61">
        <w:t>} are representations of the negative</w:t>
      </w:r>
      <w:r w:rsidR="3A64828D">
        <w:t xml:space="preserve"> </w:t>
      </w:r>
      <w:r w:rsidR="7DC9FE61">
        <w:t>key samples. τ is a temperature hyper-parameter</w:t>
      </w:r>
      <w:r w:rsidR="2CEE1426">
        <w:t xml:space="preserve">. </w:t>
      </w:r>
      <w:r w:rsidR="2150C119">
        <w:t xml:space="preserve"> </w:t>
      </w:r>
    </w:p>
    <w:p w14:paraId="5A5F7B66" w14:textId="0E301F6B" w:rsidR="0216E57C" w:rsidRDefault="51FF2136" w:rsidP="00B9707F">
      <w:pPr>
        <w:spacing w:after="120" w:line="228" w:lineRule="auto"/>
        <w:ind w:firstLine="288"/>
        <w:jc w:val="both"/>
      </w:pPr>
      <w:r>
        <w:t>Because of the imbalanced nature of the dataset for t</w:t>
      </w:r>
      <w:r w:rsidR="7B50A6A7">
        <w:t>he</w:t>
      </w:r>
      <w:r w:rsidR="6716FA45">
        <w:t xml:space="preserve"> </w:t>
      </w:r>
      <w:r w:rsidR="5C15945F">
        <w:t xml:space="preserve">downstream </w:t>
      </w:r>
      <w:r w:rsidR="6716FA45">
        <w:t>task</w:t>
      </w:r>
      <w:r w:rsidR="0C9E824B">
        <w:t>,</w:t>
      </w:r>
      <w:r w:rsidR="6716FA45">
        <w:t xml:space="preserve"> </w:t>
      </w:r>
      <w:r w:rsidR="0C9E824B">
        <w:t>we utilize the</w:t>
      </w:r>
      <w:r w:rsidR="6716FA45">
        <w:t xml:space="preserve"> focal loss </w:t>
      </w:r>
      <w:r w:rsidR="002E6497">
        <w:fldChar w:fldCharType="begin"/>
      </w:r>
      <w:r w:rsidR="00517BD3">
        <w:instrText xml:space="preserve"> ADDIN ZOTERO_ITEM CSL_CITATION {"citationID":"hlnS7eCK","properties":{"formattedCitation":"[12]","plainCitation":"[12]","noteIndex":0},"citationItems":[{"id":940,"uris":["http://zotero.org/users/16619911/items/I9JLJCGD"],"itemData":{"id":940,"type":"article","abstract":"The highest accuracy object detectors to date are based on a two-stage approach popularized by R-CNN, where a classiﬁer is applied to a sparse set of candidate object locations. In contrast, one-stage detectors that are applied over a regular, dense sampling of possible object locations have the potential to be faster and simpler, but have trailed the accuracy of two-stage detectors thus far. In this paper, we investigate why this is the case. We discover that the extreme foreground-background class imbalance encountered during training of dense detectors is the central cause. We propose to address this class imbalance by reshaping the standard cross entropy loss such that it down-weights the loss assigned to well-classiﬁed examples. Our novel Focal Loss focuses training on a sparse set of hard examples and prevents the vast number of easy negatives from overwhelming the detector during training. To evaluate the effectiveness of our loss, we design and train a simple dense detector we call RetinaNet. Our results show that when trained with the focal loss, RetinaNet is able to match the speed of previous one-stage detectors while surpassing the accuracy of all existing state-of-the-art two-stage detectors. Code is at: https://github.com/facebookresearch/Detectron.","citation-key":"linFocalLossDense2018","DOI":"10.48550/arXiv.1708.02002","language":"en","note":"arXiv:1708.02002 [cs]","number":"arXiv:1708.02002","publisher":"arXiv","source":"arXiv.org","title":"Focal Loss for Dense Object Detection","URL":"http://arxiv.org/abs/1708.02002","author":[{"family":"Lin","given":"Tsung-Yi"},{"family":"Goyal","given":"Priya"},{"family":"Girshick","given":"Ross"},{"family":"He","given":"Kaiming"},{"family":"Dollár","given":"Piotr"}],"accessed":{"date-parts":[["2026",2,17]]},"issued":{"date-parts":[["2018",2,7]]}}}],"schema":"https://github.com/citation-style-language/schema/raw/master/csl-citation.json"} </w:instrText>
      </w:r>
      <w:r w:rsidR="002E6497">
        <w:fldChar w:fldCharType="separate"/>
      </w:r>
      <w:r w:rsidR="00517BD3">
        <w:rPr>
          <w:noProof/>
        </w:rPr>
        <w:t>[12]</w:t>
      </w:r>
      <w:r w:rsidR="002E6497">
        <w:fldChar w:fldCharType="end"/>
      </w:r>
      <w:r w:rsidR="002E6497">
        <w:t xml:space="preserve"> </w:t>
      </w:r>
      <w:r w:rsidR="66F3E397">
        <w:t>which</w:t>
      </w:r>
      <w:r w:rsidR="722963E7">
        <w:t xml:space="preserve"> is</w:t>
      </w:r>
      <w:r w:rsidR="1CBB5C37">
        <w:t xml:space="preserve"> defined as:</w:t>
      </w:r>
    </w:p>
    <w:p w14:paraId="0C8A19C9" w14:textId="26B541AD" w:rsidR="1ACDB979" w:rsidRDefault="00525DDE" w:rsidP="00B9707F">
      <w:pPr>
        <w:spacing w:after="120" w:line="228" w:lineRule="auto"/>
        <w:ind w:firstLine="288"/>
        <w:jc w:val="both"/>
      </w:pPr>
      <m:oMathPara>
        <m:oMath>
          <m:r>
            <w:rPr>
              <w:rFonts w:ascii="Cambria Math" w:hAnsi="Cambria Math"/>
            </w:rPr>
            <m:t>FL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func>
        </m:oMath>
      </m:oMathPara>
    </w:p>
    <w:p w14:paraId="77A2FA5C" w14:textId="35BB0748" w:rsidR="57B57437" w:rsidRDefault="57B57437" w:rsidP="00B9707F">
      <w:pPr>
        <w:spacing w:after="120" w:line="228" w:lineRule="auto"/>
        <w:jc w:val="both"/>
      </w:pPr>
      <w:r w:rsidRPr="2589882C">
        <w:rPr>
          <w:rFonts w:eastAsia="Times New Roman"/>
        </w:rPr>
        <w:t xml:space="preserve">where </w:t>
      </w:r>
      <w:r w:rsidRPr="2589882C">
        <w:rPr>
          <w:rFonts w:ascii="Cambria Math" w:eastAsia="Cambria Math" w:hAnsi="Cambria Math" w:cs="Cambria Math"/>
          <w:i/>
          <w:iCs/>
        </w:rPr>
        <w:t>p</w:t>
      </w:r>
      <w:r w:rsidRPr="2589882C">
        <w:rPr>
          <w:rFonts w:ascii="Cambria Math" w:eastAsia="Cambria Math" w:hAnsi="Cambria Math" w:cs="Cambria Math"/>
          <w:i/>
          <w:iCs/>
          <w:vertAlign w:val="subscript"/>
        </w:rPr>
        <w:t>t</w:t>
      </w:r>
      <w:r w:rsidRPr="2589882C">
        <w:rPr>
          <w:rFonts w:eastAsia="Times New Roman"/>
        </w:rPr>
        <w:t xml:space="preserve"> is the predicted probability for the true class, </w:t>
      </w:r>
      <w:r w:rsidRPr="2589882C">
        <w:rPr>
          <w:rFonts w:ascii="Cambria Math" w:eastAsia="Cambria Math" w:hAnsi="Cambria Math" w:cs="Cambria Math"/>
          <w:i/>
          <w:iCs/>
        </w:rPr>
        <w:t>α</w:t>
      </w:r>
      <w:r w:rsidRPr="2589882C">
        <w:rPr>
          <w:rFonts w:ascii="Cambria Math" w:eastAsia="Cambria Math" w:hAnsi="Cambria Math" w:cs="Cambria Math"/>
          <w:i/>
          <w:iCs/>
          <w:vertAlign w:val="subscript"/>
        </w:rPr>
        <w:t>t</w:t>
      </w:r>
      <w:r w:rsidRPr="2589882C">
        <w:rPr>
          <w:rFonts w:eastAsia="Times New Roman"/>
        </w:rPr>
        <w:t xml:space="preserve"> </w:t>
      </w:r>
      <w:r w:rsidR="417502E9" w:rsidRPr="2589882C">
        <w:rPr>
          <w:rFonts w:eastAsia="Times New Roman"/>
        </w:rPr>
        <w:t xml:space="preserve"> is the weighting factor</w:t>
      </w:r>
      <w:r w:rsidRPr="2589882C">
        <w:rPr>
          <w:rFonts w:eastAsia="Times New Roman"/>
        </w:rPr>
        <w:t>, and</w:t>
      </w:r>
      <w:r w:rsidR="7B723DB2" w:rsidRPr="2589882C">
        <w:rPr>
          <w:rFonts w:eastAsia="Times New Roman"/>
        </w:rPr>
        <w:t xml:space="preserve"> </w:t>
      </w:r>
      <w:r w:rsidRPr="2589882C">
        <w:rPr>
          <w:rFonts w:ascii="Cambria Math" w:eastAsia="Cambria Math" w:hAnsi="Cambria Math" w:cs="Cambria Math"/>
          <w:i/>
          <w:iCs/>
        </w:rPr>
        <w:t>γ&gt;0</w:t>
      </w:r>
      <w:r w:rsidRPr="2589882C">
        <w:rPr>
          <w:rFonts w:eastAsia="Times New Roman"/>
        </w:rPr>
        <w:t xml:space="preserve"> </w:t>
      </w:r>
      <w:r w:rsidR="1B26DAF8" w:rsidRPr="2589882C">
        <w:rPr>
          <w:rFonts w:eastAsia="Times New Roman"/>
        </w:rPr>
        <w:t xml:space="preserve">is the tunable focusing </w:t>
      </w:r>
      <w:r w:rsidR="48AE7C20" w:rsidRPr="2589882C">
        <w:rPr>
          <w:rFonts w:eastAsia="Times New Roman"/>
        </w:rPr>
        <w:t>parameter</w:t>
      </w:r>
      <w:r w:rsidRPr="2589882C">
        <w:rPr>
          <w:rFonts w:eastAsia="Times New Roman"/>
        </w:rPr>
        <w:t>.</w:t>
      </w:r>
    </w:p>
    <w:p w14:paraId="54CBAAD2" w14:textId="0A380231" w:rsidR="415BEBCA" w:rsidRDefault="7B5B6A9B" w:rsidP="00B9707F">
      <w:pPr>
        <w:spacing w:after="120" w:line="228" w:lineRule="auto"/>
        <w:ind w:firstLine="288"/>
        <w:jc w:val="both"/>
        <w:rPr>
          <w:rFonts w:eastAsia="Times New Roman"/>
        </w:rPr>
      </w:pPr>
      <w:r w:rsidRPr="699F8382">
        <w:rPr>
          <w:rFonts w:eastAsia="Times New Roman"/>
        </w:rPr>
        <w:t xml:space="preserve">We </w:t>
      </w:r>
      <w:r w:rsidRPr="20DF12EE">
        <w:rPr>
          <w:rFonts w:eastAsia="Times New Roman"/>
        </w:rPr>
        <w:t>assess t</w:t>
      </w:r>
      <w:r w:rsidR="241E66B2" w:rsidRPr="20DF12EE">
        <w:rPr>
          <w:rFonts w:eastAsia="Times New Roman"/>
        </w:rPr>
        <w:t>he</w:t>
      </w:r>
      <w:r w:rsidR="241E66B2" w:rsidRPr="1BC43723">
        <w:rPr>
          <w:rFonts w:eastAsia="Times New Roman"/>
        </w:rPr>
        <w:t xml:space="preserve"> performance of the model </w:t>
      </w:r>
      <w:r w:rsidR="79EFE25E" w:rsidRPr="03E71E03">
        <w:rPr>
          <w:rFonts w:eastAsia="Times New Roman"/>
        </w:rPr>
        <w:t>with</w:t>
      </w:r>
      <w:r w:rsidR="21470404" w:rsidRPr="1BC43723">
        <w:rPr>
          <w:rFonts w:eastAsia="Times New Roman"/>
        </w:rPr>
        <w:t xml:space="preserve"> the Macro F1-</w:t>
      </w:r>
      <w:r w:rsidR="799E38C7" w:rsidRPr="1BC43723">
        <w:rPr>
          <w:rFonts w:eastAsia="Times New Roman"/>
        </w:rPr>
        <w:t>score</w:t>
      </w:r>
      <w:r w:rsidR="00502556">
        <w:rPr>
          <w:rFonts w:eastAsia="Times New Roman"/>
        </w:rPr>
        <w:t>,</w:t>
      </w:r>
      <w:r w:rsidR="799E38C7" w:rsidRPr="1BC43723">
        <w:rPr>
          <w:rFonts w:eastAsia="Times New Roman"/>
        </w:rPr>
        <w:t xml:space="preserve"> </w:t>
      </w:r>
      <w:r w:rsidR="21470404" w:rsidRPr="1BC43723">
        <w:rPr>
          <w:rFonts w:eastAsia="Times New Roman"/>
        </w:rPr>
        <w:t xml:space="preserve">which is the mean of </w:t>
      </w:r>
      <w:r w:rsidR="52264DE6" w:rsidRPr="1BC43723">
        <w:rPr>
          <w:rFonts w:eastAsia="Times New Roman"/>
        </w:rPr>
        <w:t>all the per-class F1 scores, the harmonic mean of precision and recall per class.</w:t>
      </w:r>
      <w:r w:rsidR="2342498C" w:rsidRPr="1BC43723">
        <w:rPr>
          <w:rFonts w:eastAsia="Times New Roman"/>
        </w:rPr>
        <w:t xml:space="preserve"> This score</w:t>
      </w:r>
      <w:r w:rsidR="7BDADF75" w:rsidRPr="508242B2">
        <w:rPr>
          <w:rFonts w:eastAsia="Times New Roman"/>
        </w:rPr>
        <w:t xml:space="preserve"> treats all classes equally</w:t>
      </w:r>
      <w:r w:rsidR="00502556">
        <w:rPr>
          <w:rFonts w:eastAsia="Times New Roman"/>
        </w:rPr>
        <w:t>,</w:t>
      </w:r>
      <w:r w:rsidR="7BDADF75" w:rsidRPr="508242B2">
        <w:rPr>
          <w:rFonts w:eastAsia="Times New Roman"/>
        </w:rPr>
        <w:t xml:space="preserve"> regardless of their </w:t>
      </w:r>
      <w:r w:rsidR="2342498C" w:rsidRPr="1BC43723">
        <w:rPr>
          <w:rFonts w:eastAsia="Times New Roman"/>
        </w:rPr>
        <w:t>weight.</w:t>
      </w:r>
    </w:p>
    <w:p w14:paraId="17F150FC" w14:textId="603ED2AE" w:rsidR="009303D9" w:rsidRDefault="003A4A20" w:rsidP="00B9707F">
      <w:pPr>
        <w:pStyle w:val="Heading1"/>
        <w:spacing w:after="120" w:line="228" w:lineRule="auto"/>
      </w:pPr>
      <w:r>
        <w:t>Experiment</w:t>
      </w:r>
      <w:r w:rsidR="00F85790">
        <w:t>al Setup</w:t>
      </w:r>
    </w:p>
    <w:p w14:paraId="391A7533" w14:textId="7735A671" w:rsidR="002C5F72" w:rsidRPr="00F0357E" w:rsidRDefault="000C6ADD" w:rsidP="00B9707F">
      <w:pPr>
        <w:pStyle w:val="Heading2"/>
        <w:spacing w:after="120" w:line="228" w:lineRule="auto"/>
      </w:pPr>
      <w:r w:rsidRPr="00F0357E">
        <w:t xml:space="preserve">Self-Supervised </w:t>
      </w:r>
      <w:r w:rsidR="00E5595D" w:rsidRPr="00F0357E">
        <w:t>Pr</w:t>
      </w:r>
      <w:r w:rsidRPr="00F0357E">
        <w:t>e</w:t>
      </w:r>
      <w:r w:rsidR="00E5595D" w:rsidRPr="00F0357E">
        <w:t>training</w:t>
      </w:r>
    </w:p>
    <w:p w14:paraId="1F0FFD33" w14:textId="68DBD3CC" w:rsidR="00E8063E" w:rsidRDefault="0024717A" w:rsidP="00B9707F">
      <w:pPr>
        <w:spacing w:after="120" w:line="228" w:lineRule="auto"/>
        <w:ind w:firstLine="288"/>
        <w:jc w:val="both"/>
        <w:rPr>
          <w:rStyle w:val="Emphasis"/>
        </w:rPr>
      </w:pPr>
      <w:r w:rsidRPr="00C346B8">
        <w:rPr>
          <w:rStyle w:val="Emphasis"/>
        </w:rPr>
        <w:t>We p</w:t>
      </w:r>
      <w:r w:rsidR="004C37DD" w:rsidRPr="00C346B8">
        <w:rPr>
          <w:rStyle w:val="Emphasis"/>
        </w:rPr>
        <w:t>erfor</w:t>
      </w:r>
      <w:r w:rsidR="00DA0DF5" w:rsidRPr="00C346B8">
        <w:rPr>
          <w:rStyle w:val="Emphasis"/>
        </w:rPr>
        <w:t>med MoCo pretraining on two set</w:t>
      </w:r>
      <w:r w:rsidR="00EE29DC" w:rsidRPr="00C346B8">
        <w:rPr>
          <w:rStyle w:val="Emphasis"/>
        </w:rPr>
        <w:t>s of data</w:t>
      </w:r>
      <w:r w:rsidR="00427993" w:rsidRPr="00C346B8">
        <w:rPr>
          <w:rStyle w:val="Emphasis"/>
        </w:rPr>
        <w:t xml:space="preserve"> using </w:t>
      </w:r>
      <w:r w:rsidR="002F7DED" w:rsidRPr="39335EB2">
        <w:rPr>
          <w:rStyle w:val="Emphasis"/>
        </w:rPr>
        <w:t>ResNet50</w:t>
      </w:r>
      <w:r w:rsidR="002F7DED" w:rsidRPr="00C346B8">
        <w:rPr>
          <w:rStyle w:val="Emphasis"/>
        </w:rPr>
        <w:t xml:space="preserve"> backbone adapted to 13 </w:t>
      </w:r>
      <w:r w:rsidR="002F7DED" w:rsidRPr="39335EB2">
        <w:rPr>
          <w:rStyle w:val="Emphasis"/>
        </w:rPr>
        <w:t>Sentinel2</w:t>
      </w:r>
      <w:r w:rsidR="002F7DED" w:rsidRPr="00C346B8">
        <w:rPr>
          <w:rStyle w:val="Emphasis"/>
        </w:rPr>
        <w:t xml:space="preserve"> bands</w:t>
      </w:r>
      <w:r w:rsidR="00E36724" w:rsidRPr="00C346B8">
        <w:rPr>
          <w:rStyle w:val="Emphasis"/>
        </w:rPr>
        <w:t xml:space="preserve"> (224*224</w:t>
      </w:r>
      <w:r w:rsidR="0065622E" w:rsidRPr="00C346B8">
        <w:rPr>
          <w:rStyle w:val="Emphasis"/>
        </w:rPr>
        <w:t xml:space="preserve"> patches)</w:t>
      </w:r>
      <w:r w:rsidR="002A78FB" w:rsidRPr="00C346B8">
        <w:rPr>
          <w:rStyle w:val="Emphasis"/>
        </w:rPr>
        <w:t xml:space="preserve"> using strong spatial and radiometric augmentations to generate two views per image</w:t>
      </w:r>
      <w:r w:rsidR="0065622E" w:rsidRPr="00C346B8">
        <w:rPr>
          <w:rStyle w:val="Emphasis"/>
        </w:rPr>
        <w:t xml:space="preserve">. </w:t>
      </w:r>
      <w:r w:rsidR="002E2267" w:rsidRPr="00C346B8">
        <w:rPr>
          <w:rStyle w:val="Emphasis"/>
        </w:rPr>
        <w:t>The encoder is initialized from MoCo</w:t>
      </w:r>
      <w:r w:rsidR="000E0707" w:rsidRPr="39335EB2">
        <w:rPr>
          <w:rStyle w:val="Emphasis"/>
        </w:rPr>
        <w:t xml:space="preserve"> </w:t>
      </w:r>
      <w:r w:rsidR="002E2267" w:rsidRPr="00C346B8">
        <w:rPr>
          <w:rStyle w:val="Emphasis"/>
        </w:rPr>
        <w:t xml:space="preserve">pretrained </w:t>
      </w:r>
      <w:r w:rsidR="002E2267" w:rsidRPr="39335EB2">
        <w:rPr>
          <w:rStyle w:val="Emphasis"/>
        </w:rPr>
        <w:t>Sentinel2</w:t>
      </w:r>
      <w:r w:rsidR="002E2267" w:rsidRPr="00C346B8">
        <w:rPr>
          <w:rStyle w:val="Emphasis"/>
        </w:rPr>
        <w:t xml:space="preserve"> weights and optimized with Adam at a learning rate of 1×10−4</w:t>
      </w:r>
      <w:r w:rsidR="00FE2F01" w:rsidRPr="00C346B8">
        <w:rPr>
          <w:rStyle w:val="Emphasis"/>
        </w:rPr>
        <w:t xml:space="preserve"> and temperature of </w:t>
      </w:r>
      <w:r w:rsidR="00FE2F01" w:rsidRPr="39335EB2">
        <w:rPr>
          <w:rStyle w:val="Emphasis"/>
        </w:rPr>
        <w:t>0.15.</w:t>
      </w:r>
      <w:r w:rsidR="00120CF8" w:rsidRPr="00C346B8">
        <w:rPr>
          <w:rStyle w:val="Emphasis"/>
        </w:rPr>
        <w:t xml:space="preserve"> Both the </w:t>
      </w:r>
      <w:r w:rsidR="00120CF8" w:rsidRPr="39335EB2">
        <w:rPr>
          <w:rStyle w:val="Emphasis"/>
        </w:rPr>
        <w:t>ResNet50</w:t>
      </w:r>
      <w:r w:rsidR="00120CF8" w:rsidRPr="00C346B8">
        <w:rPr>
          <w:rStyle w:val="Emphasis"/>
        </w:rPr>
        <w:t xml:space="preserve"> backbone (23.54M params) and MoCo projection head (26.22M params) are fully trainable during pretraining, totaling 47.76M trainable parameters out of 99.52M overall. </w:t>
      </w:r>
      <w:r w:rsidR="007B11D8" w:rsidRPr="39335EB2">
        <w:rPr>
          <w:rStyle w:val="Emphasis"/>
        </w:rPr>
        <w:t>ResNet50</w:t>
      </w:r>
      <w:r w:rsidR="007B11D8" w:rsidRPr="00C346B8">
        <w:rPr>
          <w:rStyle w:val="Emphasis"/>
        </w:rPr>
        <w:t xml:space="preserve"> </w:t>
      </w:r>
      <w:r w:rsidR="00CB3684" w:rsidRPr="00C346B8">
        <w:rPr>
          <w:rStyle w:val="Emphasis"/>
        </w:rPr>
        <w:t>backbone</w:t>
      </w:r>
      <w:r w:rsidR="007B11D8" w:rsidRPr="00C346B8">
        <w:rPr>
          <w:rStyle w:val="Emphasis"/>
        </w:rPr>
        <w:t xml:space="preserve"> momentum</w:t>
      </w:r>
      <w:r w:rsidR="00CB3684" w:rsidRPr="00C346B8">
        <w:rPr>
          <w:rStyle w:val="Emphasis"/>
        </w:rPr>
        <w:t xml:space="preserve"> (</w:t>
      </w:r>
      <w:r w:rsidR="002E3F0C" w:rsidRPr="00C346B8">
        <w:rPr>
          <w:rStyle w:val="Emphasis"/>
        </w:rPr>
        <w:t xml:space="preserve">23.54M params) and </w:t>
      </w:r>
      <w:r w:rsidR="00AF1133" w:rsidRPr="00C346B8">
        <w:rPr>
          <w:rStyle w:val="Emphasis"/>
        </w:rPr>
        <w:t xml:space="preserve">projection head momentum </w:t>
      </w:r>
      <w:r w:rsidR="00713FDE" w:rsidRPr="00C346B8">
        <w:rPr>
          <w:rStyle w:val="Emphasis"/>
        </w:rPr>
        <w:t>(26.22M params)</w:t>
      </w:r>
      <w:r w:rsidR="00320B34" w:rsidRPr="00C346B8">
        <w:rPr>
          <w:rStyle w:val="Emphasis"/>
        </w:rPr>
        <w:t xml:space="preserve"> </w:t>
      </w:r>
      <w:r w:rsidR="009A58A6" w:rsidRPr="00C346B8">
        <w:rPr>
          <w:rStyle w:val="Emphasis"/>
        </w:rPr>
        <w:t>remain frozen</w:t>
      </w:r>
      <w:r w:rsidR="00120CF8" w:rsidRPr="00C346B8">
        <w:rPr>
          <w:rStyle w:val="Emphasis"/>
        </w:rPr>
        <w:t xml:space="preserve">. </w:t>
      </w:r>
      <w:r w:rsidR="00A17398" w:rsidRPr="00C346B8">
        <w:rPr>
          <w:rStyle w:val="Emphasis"/>
        </w:rPr>
        <w:t xml:space="preserve">Table 1 summarizes the </w:t>
      </w:r>
      <w:r w:rsidR="00B86721" w:rsidRPr="00C346B8">
        <w:rPr>
          <w:rStyle w:val="Emphasis"/>
        </w:rPr>
        <w:t>model parameter</w:t>
      </w:r>
      <w:r w:rsidR="007C7C1E">
        <w:rPr>
          <w:rStyle w:val="Emphasis"/>
        </w:rPr>
        <w:t>s</w:t>
      </w:r>
      <w:r w:rsidR="00B86721" w:rsidRPr="00C346B8">
        <w:rPr>
          <w:rStyle w:val="Emphasis"/>
        </w:rPr>
        <w:t xml:space="preserve"> and pre-training setup.</w:t>
      </w:r>
      <w:r w:rsidR="00E66AF4">
        <w:rPr>
          <w:rStyle w:val="Emphasis"/>
        </w:rPr>
        <w:t xml:space="preserve"> </w:t>
      </w:r>
      <w:r w:rsidR="00FB68A4" w:rsidRPr="00FB68A4">
        <w:rPr>
          <w:rStyle w:val="Emphasis"/>
        </w:rPr>
        <w:t>Data augmentation was applied following standard contrastive learning principles that include random resized cropping, horizontal and vertical flips, Gaussian blur, and brightness adjustments, which helps the model to learn invariant representations under different conditions</w:t>
      </w:r>
      <w:r w:rsidR="00FB68A4" w:rsidRPr="39335EB2">
        <w:rPr>
          <w:rStyle w:val="Emphasis"/>
        </w:rPr>
        <w:t>.</w:t>
      </w:r>
    </w:p>
    <w:p w14:paraId="587EDC7C" w14:textId="01959B12" w:rsidR="00B86BDE" w:rsidRPr="009F4FDF" w:rsidRDefault="005C1D5A" w:rsidP="00B9707F">
      <w:pPr>
        <w:pStyle w:val="Heading3"/>
        <w:spacing w:after="120" w:line="228" w:lineRule="auto"/>
        <w:rPr>
          <w:rStyle w:val="Emphasis"/>
          <w:i w:val="0"/>
          <w:iCs w:val="0"/>
        </w:rPr>
      </w:pPr>
      <w:r>
        <w:t>S</w:t>
      </w:r>
      <w:r w:rsidR="002D6F2D">
        <w:t>ubset of data</w:t>
      </w:r>
      <w:r>
        <w:t xml:space="preserve">: </w:t>
      </w:r>
      <w:r w:rsidR="00B86BDE" w:rsidRPr="00853B34">
        <w:rPr>
          <w:rStyle w:val="Emphasis"/>
          <w:i w:val="0"/>
          <w:iCs w:val="0"/>
        </w:rPr>
        <w:t xml:space="preserve">A subset </w:t>
      </w:r>
      <w:r w:rsidRPr="00853B34">
        <w:rPr>
          <w:rStyle w:val="Emphasis"/>
          <w:i w:val="0"/>
          <w:iCs w:val="0"/>
        </w:rPr>
        <w:t>of data</w:t>
      </w:r>
      <w:r w:rsidR="00B86BDE" w:rsidRPr="00853B34">
        <w:rPr>
          <w:rStyle w:val="Emphasis"/>
          <w:i w:val="0"/>
          <w:iCs w:val="0"/>
        </w:rPr>
        <w:t xml:space="preserve"> </w:t>
      </w:r>
      <w:r w:rsidR="00C21D05" w:rsidRPr="00853B34">
        <w:rPr>
          <w:rStyle w:val="Emphasis"/>
          <w:i w:val="0"/>
          <w:iCs w:val="0"/>
        </w:rPr>
        <w:t xml:space="preserve">was created by randomly </w:t>
      </w:r>
      <w:r w:rsidR="001D0877" w:rsidRPr="00853B34">
        <w:rPr>
          <w:rStyle w:val="Emphasis"/>
          <w:i w:val="0"/>
          <w:iCs w:val="0"/>
        </w:rPr>
        <w:t>selecting</w:t>
      </w:r>
      <w:r w:rsidRPr="00853B34">
        <w:rPr>
          <w:rStyle w:val="Emphasis"/>
          <w:i w:val="0"/>
          <w:iCs w:val="0"/>
        </w:rPr>
        <w:t xml:space="preserve"> 3000 scenes without replacement, which results in 15426 patches </w:t>
      </w:r>
      <w:r w:rsidR="00610F87" w:rsidRPr="00853B34">
        <w:rPr>
          <w:rStyle w:val="Emphasis"/>
          <w:i w:val="0"/>
          <w:iCs w:val="0"/>
        </w:rPr>
        <w:t>due to multiple time-series instances per scene</w:t>
      </w:r>
      <w:r w:rsidRPr="00853B34">
        <w:rPr>
          <w:rStyle w:val="Emphasis"/>
          <w:i w:val="0"/>
          <w:iCs w:val="0"/>
        </w:rPr>
        <w:t xml:space="preserve">. </w:t>
      </w:r>
      <w:r w:rsidR="00F45508" w:rsidRPr="00853B34">
        <w:rPr>
          <w:rStyle w:val="Emphasis"/>
          <w:i w:val="0"/>
          <w:iCs w:val="0"/>
        </w:rPr>
        <w:t>The confi</w:t>
      </w:r>
      <w:r w:rsidR="006D1D5F" w:rsidRPr="00853B34">
        <w:rPr>
          <w:rStyle w:val="Emphasis"/>
          <w:i w:val="0"/>
          <w:iCs w:val="0"/>
        </w:rPr>
        <w:t xml:space="preserve">guration uses </w:t>
      </w:r>
      <w:r w:rsidR="001924CD" w:rsidRPr="00853B34">
        <w:rPr>
          <w:rStyle w:val="Emphasis"/>
          <w:i w:val="0"/>
          <w:iCs w:val="0"/>
        </w:rPr>
        <w:t xml:space="preserve">a </w:t>
      </w:r>
      <w:r w:rsidR="00B74FBD" w:rsidRPr="00853B34">
        <w:rPr>
          <w:rStyle w:val="Emphasis"/>
          <w:i w:val="0"/>
          <w:iCs w:val="0"/>
        </w:rPr>
        <w:t xml:space="preserve">batch size of 128, </w:t>
      </w:r>
      <w:r w:rsidRPr="00853B34">
        <w:rPr>
          <w:rStyle w:val="Emphasis"/>
          <w:i w:val="0"/>
          <w:iCs w:val="0"/>
        </w:rPr>
        <w:t>a memory bank of 2,048 negatives,</w:t>
      </w:r>
      <w:r w:rsidR="006B524C" w:rsidRPr="00853B34">
        <w:rPr>
          <w:rStyle w:val="Emphasis"/>
          <w:i w:val="0"/>
          <w:iCs w:val="0"/>
        </w:rPr>
        <w:t xml:space="preserve"> </w:t>
      </w:r>
      <w:r w:rsidR="001924CD" w:rsidRPr="00853B34">
        <w:rPr>
          <w:rStyle w:val="Emphasis"/>
          <w:i w:val="0"/>
          <w:iCs w:val="0"/>
        </w:rPr>
        <w:t>and a maximum</w:t>
      </w:r>
      <w:r w:rsidRPr="00853B34">
        <w:rPr>
          <w:rStyle w:val="Emphasis"/>
          <w:i w:val="0"/>
          <w:iCs w:val="0"/>
        </w:rPr>
        <w:t xml:space="preserve"> </w:t>
      </w:r>
      <w:r w:rsidR="001924CD" w:rsidRPr="00853B34">
        <w:rPr>
          <w:rStyle w:val="Emphasis"/>
          <w:i w:val="0"/>
          <w:iCs w:val="0"/>
        </w:rPr>
        <w:t>of</w:t>
      </w:r>
      <w:r w:rsidRPr="00853B34">
        <w:rPr>
          <w:rStyle w:val="Emphasis"/>
          <w:i w:val="0"/>
          <w:iCs w:val="0"/>
        </w:rPr>
        <w:t xml:space="preserve"> 50 epochs with a batch size of 128.</w:t>
      </w:r>
      <w:r w:rsidR="008202A2" w:rsidRPr="00853B34">
        <w:rPr>
          <w:rStyle w:val="Emphasis"/>
          <w:i w:val="0"/>
          <w:iCs w:val="0"/>
        </w:rPr>
        <w:t xml:space="preserve"> Th</w:t>
      </w:r>
      <w:r w:rsidR="00C340D8" w:rsidRPr="00853B34">
        <w:rPr>
          <w:rStyle w:val="Emphasis"/>
          <w:i w:val="0"/>
          <w:iCs w:val="0"/>
        </w:rPr>
        <w:t xml:space="preserve">is experiment was </w:t>
      </w:r>
      <w:r w:rsidR="003A1DB6" w:rsidRPr="00853B34">
        <w:rPr>
          <w:rStyle w:val="Emphasis"/>
          <w:i w:val="0"/>
          <w:iCs w:val="0"/>
        </w:rPr>
        <w:t>trained</w:t>
      </w:r>
      <w:r w:rsidR="00C340D8" w:rsidRPr="00853B34">
        <w:rPr>
          <w:rStyle w:val="Emphasis"/>
          <w:i w:val="0"/>
          <w:iCs w:val="0"/>
        </w:rPr>
        <w:t xml:space="preserve"> in Kaggle resources.</w:t>
      </w:r>
    </w:p>
    <w:p w14:paraId="2357DD7C" w14:textId="3C127CC8" w:rsidR="002C5F72" w:rsidRDefault="005C1D5A" w:rsidP="00B9707F">
      <w:pPr>
        <w:pStyle w:val="Heading3"/>
        <w:spacing w:after="120" w:line="228" w:lineRule="auto"/>
        <w:rPr>
          <w:rStyle w:val="Emphasis"/>
        </w:rPr>
      </w:pPr>
      <w:r>
        <w:t>F</w:t>
      </w:r>
      <w:r w:rsidR="00996ABE">
        <w:t>ull d</w:t>
      </w:r>
      <w:r w:rsidR="00AB2639">
        <w:t>ataset</w:t>
      </w:r>
      <w:r>
        <w:t xml:space="preserve">: </w:t>
      </w:r>
      <w:r w:rsidR="00550ACC" w:rsidRPr="00853B34">
        <w:rPr>
          <w:rStyle w:val="Emphasis"/>
          <w:i w:val="0"/>
          <w:iCs w:val="0"/>
        </w:rPr>
        <w:t>The complete dataset comprises</w:t>
      </w:r>
      <w:r w:rsidR="00C4783A" w:rsidRPr="00853B34">
        <w:rPr>
          <w:rStyle w:val="Emphasis"/>
          <w:i w:val="0"/>
          <w:iCs w:val="0"/>
        </w:rPr>
        <w:t xml:space="preserve"> 32567</w:t>
      </w:r>
      <w:r w:rsidR="00755EB1" w:rsidRPr="00853B34">
        <w:rPr>
          <w:rStyle w:val="Emphasis"/>
          <w:i w:val="0"/>
          <w:iCs w:val="0"/>
        </w:rPr>
        <w:t xml:space="preserve"> scenes</w:t>
      </w:r>
      <w:r w:rsidR="00F60939" w:rsidRPr="00853B34">
        <w:rPr>
          <w:rStyle w:val="Emphasis"/>
          <w:i w:val="0"/>
          <w:iCs w:val="0"/>
        </w:rPr>
        <w:t>,</w:t>
      </w:r>
      <w:r w:rsidR="00755EB1" w:rsidRPr="00853B34">
        <w:rPr>
          <w:rStyle w:val="Emphasis"/>
          <w:i w:val="0"/>
          <w:iCs w:val="0"/>
        </w:rPr>
        <w:t xml:space="preserve"> which results in </w:t>
      </w:r>
      <w:r w:rsidR="00550ACC" w:rsidRPr="00853B34">
        <w:rPr>
          <w:rStyle w:val="Emphasis"/>
          <w:i w:val="0"/>
          <w:iCs w:val="0"/>
        </w:rPr>
        <w:t>166,775 patches. All other hyperparameters</w:t>
      </w:r>
      <w:r w:rsidR="00755EB1" w:rsidRPr="00853B34">
        <w:rPr>
          <w:rStyle w:val="Emphasis"/>
          <w:i w:val="0"/>
          <w:iCs w:val="0"/>
        </w:rPr>
        <w:t xml:space="preserve"> were </w:t>
      </w:r>
      <w:r w:rsidR="00B87DF5" w:rsidRPr="00853B34">
        <w:rPr>
          <w:rStyle w:val="Emphasis"/>
          <w:i w:val="0"/>
          <w:iCs w:val="0"/>
        </w:rPr>
        <w:t xml:space="preserve">kept identical to </w:t>
      </w:r>
      <w:r w:rsidR="00FE0231">
        <w:rPr>
          <w:rStyle w:val="Emphasis"/>
          <w:i w:val="0"/>
          <w:iCs w:val="0"/>
        </w:rPr>
        <w:t xml:space="preserve">the </w:t>
      </w:r>
      <w:r w:rsidR="00B87DF5" w:rsidRPr="00853B34">
        <w:rPr>
          <w:rStyle w:val="Emphasis"/>
          <w:i w:val="0"/>
          <w:iCs w:val="0"/>
        </w:rPr>
        <w:t xml:space="preserve">subset </w:t>
      </w:r>
      <w:r w:rsidR="00F60939" w:rsidRPr="00853B34">
        <w:rPr>
          <w:rStyle w:val="Emphasis"/>
          <w:i w:val="0"/>
          <w:iCs w:val="0"/>
        </w:rPr>
        <w:t>configuration</w:t>
      </w:r>
      <w:r w:rsidR="00550ACC" w:rsidRPr="00853B34">
        <w:rPr>
          <w:rStyle w:val="Emphasis"/>
          <w:i w:val="0"/>
          <w:iCs w:val="0"/>
        </w:rPr>
        <w:t>, except for an increased memory_bank_size</w:t>
      </w:r>
      <w:r w:rsidR="00F60939" w:rsidRPr="00853B34">
        <w:rPr>
          <w:rStyle w:val="Emphasis"/>
          <w:i w:val="0"/>
          <w:iCs w:val="0"/>
        </w:rPr>
        <w:t xml:space="preserve"> of </w:t>
      </w:r>
      <w:r w:rsidR="00550ACC" w:rsidRPr="00853B34">
        <w:rPr>
          <w:rStyle w:val="Emphasis"/>
          <w:i w:val="0"/>
          <w:iCs w:val="0"/>
        </w:rPr>
        <w:t xml:space="preserve">16,000, </w:t>
      </w:r>
      <w:r w:rsidR="00F60939" w:rsidRPr="00853B34">
        <w:rPr>
          <w:rStyle w:val="Emphasis"/>
          <w:i w:val="0"/>
          <w:iCs w:val="0"/>
        </w:rPr>
        <w:t xml:space="preserve">100 </w:t>
      </w:r>
      <w:r w:rsidR="00550ACC" w:rsidRPr="00853B34">
        <w:rPr>
          <w:rStyle w:val="Emphasis"/>
          <w:i w:val="0"/>
          <w:iCs w:val="0"/>
        </w:rPr>
        <w:t>max_epoch</w:t>
      </w:r>
      <w:r w:rsidR="00F60939" w:rsidRPr="00853B34">
        <w:rPr>
          <w:rStyle w:val="Emphasis"/>
          <w:i w:val="0"/>
          <w:iCs w:val="0"/>
        </w:rPr>
        <w:t>s</w:t>
      </w:r>
      <w:r w:rsidR="00550ACC" w:rsidRPr="00853B34">
        <w:rPr>
          <w:rStyle w:val="Emphasis"/>
          <w:i w:val="0"/>
          <w:iCs w:val="0"/>
        </w:rPr>
        <w:t>, and batch_size</w:t>
      </w:r>
      <w:r w:rsidR="00F60939" w:rsidRPr="00853B34">
        <w:rPr>
          <w:rStyle w:val="Emphasis"/>
          <w:i w:val="0"/>
          <w:iCs w:val="0"/>
        </w:rPr>
        <w:t xml:space="preserve"> of </w:t>
      </w:r>
      <w:r w:rsidR="00550ACC" w:rsidRPr="00853B34">
        <w:rPr>
          <w:rStyle w:val="Emphasis"/>
          <w:i w:val="0"/>
          <w:iCs w:val="0"/>
        </w:rPr>
        <w:t>96.</w:t>
      </w:r>
    </w:p>
    <w:p w14:paraId="67EBA7AC" w14:textId="6E78EC51" w:rsidR="009F4FDF" w:rsidRDefault="009F4FDF" w:rsidP="00B9707F">
      <w:pPr>
        <w:pStyle w:val="tablehead"/>
        <w:keepNext/>
        <w:spacing w:line="228" w:lineRule="auto"/>
      </w:pPr>
      <w:r>
        <w:t xml:space="preserve"> Pretraining Configurations</w:t>
      </w:r>
    </w:p>
    <w:tbl>
      <w:tblPr>
        <w:tblpPr w:leftFromText="180" w:rightFromText="180" w:vertAnchor="text" w:horzAnchor="margin" w:tblpXSpec="right" w:tblpY="29"/>
        <w:tblW w:w="477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64"/>
        <w:gridCol w:w="709"/>
        <w:gridCol w:w="709"/>
        <w:gridCol w:w="709"/>
        <w:gridCol w:w="850"/>
        <w:gridCol w:w="567"/>
        <w:gridCol w:w="668"/>
      </w:tblGrid>
      <w:tr w:rsidR="007D0BFF" w14:paraId="49E1280C" w14:textId="77777777" w:rsidTr="009414A0">
        <w:trPr>
          <w:trHeight w:val="300"/>
          <w:tblHeader/>
        </w:trPr>
        <w:tc>
          <w:tcPr>
            <w:tcW w:w="564" w:type="dxa"/>
            <w:vMerge w:val="restart"/>
            <w:vAlign w:val="center"/>
          </w:tcPr>
          <w:p w14:paraId="29C8E149" w14:textId="5D76E5BC" w:rsidR="007D0BFF" w:rsidRPr="008D17AF" w:rsidRDefault="007D0BFF" w:rsidP="00B9707F">
            <w:pPr>
              <w:spacing w:after="120" w:line="228" w:lineRule="auto"/>
              <w:rPr>
                <w:b/>
                <w:bCs/>
                <w:i/>
                <w:iCs/>
                <w:sz w:val="15"/>
                <w:szCs w:val="15"/>
              </w:rPr>
            </w:pPr>
            <w:r w:rsidRPr="008D17AF">
              <w:rPr>
                <w:b/>
                <w:bCs/>
                <w:i/>
                <w:iCs/>
                <w:sz w:val="15"/>
                <w:szCs w:val="15"/>
              </w:rPr>
              <w:t>Exp Id</w:t>
            </w:r>
          </w:p>
        </w:tc>
        <w:tc>
          <w:tcPr>
            <w:tcW w:w="709" w:type="dxa"/>
            <w:vMerge w:val="restart"/>
            <w:vAlign w:val="center"/>
          </w:tcPr>
          <w:p w14:paraId="6E284BA3" w14:textId="217B320F" w:rsidR="007D0BFF" w:rsidRPr="008D17AF" w:rsidRDefault="007D0BFF" w:rsidP="00B9707F">
            <w:pPr>
              <w:pStyle w:val="tablecolsubhead"/>
              <w:spacing w:after="120" w:line="228" w:lineRule="auto"/>
            </w:pPr>
            <w:r w:rsidRPr="008D17AF">
              <w:t>Dataset</w:t>
            </w:r>
          </w:p>
        </w:tc>
        <w:tc>
          <w:tcPr>
            <w:tcW w:w="709" w:type="dxa"/>
            <w:vMerge w:val="restart"/>
            <w:vAlign w:val="center"/>
          </w:tcPr>
          <w:p w14:paraId="1A77802B" w14:textId="76246AF6" w:rsidR="007D0BFF" w:rsidRPr="008D17AF" w:rsidRDefault="007D0BFF" w:rsidP="00B9707F">
            <w:pPr>
              <w:pStyle w:val="tablecolsubhead"/>
              <w:spacing w:after="120" w:line="228" w:lineRule="auto"/>
            </w:pPr>
            <w:r w:rsidRPr="008D17AF">
              <w:t>Epoch</w:t>
            </w:r>
          </w:p>
        </w:tc>
        <w:tc>
          <w:tcPr>
            <w:tcW w:w="709" w:type="dxa"/>
            <w:vMerge w:val="restart"/>
            <w:vAlign w:val="center"/>
          </w:tcPr>
          <w:p w14:paraId="757CB282" w14:textId="6900E718" w:rsidR="007D0BFF" w:rsidRPr="008D17AF" w:rsidRDefault="007D0BFF" w:rsidP="00B9707F">
            <w:pPr>
              <w:pStyle w:val="tablecolsubhead"/>
              <w:spacing w:after="120" w:line="228" w:lineRule="auto"/>
            </w:pPr>
            <w:r w:rsidRPr="008D17AF">
              <w:t>Batch Size</w:t>
            </w:r>
          </w:p>
        </w:tc>
        <w:tc>
          <w:tcPr>
            <w:tcW w:w="850" w:type="dxa"/>
            <w:vMerge w:val="restart"/>
            <w:vAlign w:val="center"/>
          </w:tcPr>
          <w:p w14:paraId="2C16AD35" w14:textId="0095152C" w:rsidR="009C188F" w:rsidRPr="008D17AF" w:rsidRDefault="007D0BFF" w:rsidP="00B9707F">
            <w:pPr>
              <w:pStyle w:val="tablecolsubhead"/>
              <w:spacing w:after="120" w:line="228" w:lineRule="auto"/>
              <w:rPr>
                <w:rStyle w:val="Emphasis"/>
                <w:i w:val="0"/>
                <w:iCs w:val="0"/>
              </w:rPr>
            </w:pPr>
            <w:r w:rsidRPr="008D17AF">
              <w:rPr>
                <w:rStyle w:val="Emphasis"/>
              </w:rPr>
              <w:t>Memory Bank</w:t>
            </w:r>
          </w:p>
          <w:p w14:paraId="4BD90A9B" w14:textId="73129CCF" w:rsidR="007D0BFF" w:rsidRPr="008D17AF" w:rsidRDefault="007D0BFF" w:rsidP="00B9707F">
            <w:pPr>
              <w:pStyle w:val="tablecolsubhead"/>
              <w:spacing w:after="120" w:line="228" w:lineRule="auto"/>
            </w:pPr>
            <w:r w:rsidRPr="008D17AF">
              <w:rPr>
                <w:rStyle w:val="Emphasis"/>
              </w:rPr>
              <w:t>Size</w:t>
            </w:r>
          </w:p>
        </w:tc>
        <w:tc>
          <w:tcPr>
            <w:tcW w:w="1235" w:type="dxa"/>
            <w:gridSpan w:val="2"/>
            <w:vAlign w:val="center"/>
          </w:tcPr>
          <w:p w14:paraId="6078AD01" w14:textId="62A45665" w:rsidR="007D0BFF" w:rsidRPr="008D17AF" w:rsidRDefault="007D0BFF" w:rsidP="00B9707F">
            <w:pPr>
              <w:pStyle w:val="tablecolsubhead"/>
              <w:spacing w:after="120" w:line="228" w:lineRule="auto"/>
            </w:pPr>
            <w:r w:rsidRPr="008D17AF">
              <w:t>#Parameter</w:t>
            </w:r>
            <w:r w:rsidR="006C0D5E" w:rsidRPr="008D17AF">
              <w:t>(M)</w:t>
            </w:r>
          </w:p>
        </w:tc>
      </w:tr>
      <w:tr w:rsidR="007D0BFF" w14:paraId="4498633B" w14:textId="77777777" w:rsidTr="00D93304">
        <w:trPr>
          <w:trHeight w:val="257"/>
        </w:trPr>
        <w:tc>
          <w:tcPr>
            <w:tcW w:w="564" w:type="dxa"/>
            <w:vMerge/>
            <w:vAlign w:val="center"/>
          </w:tcPr>
          <w:p w14:paraId="5DCA419A" w14:textId="7263CE37" w:rsidR="007D0BFF" w:rsidRPr="008D17AF" w:rsidRDefault="007D0BFF" w:rsidP="00B9707F">
            <w:pPr>
              <w:pStyle w:val="tablecopy"/>
              <w:spacing w:after="120" w:line="228" w:lineRule="auto"/>
              <w:jc w:val="center"/>
              <w:rPr>
                <w:sz w:val="15"/>
                <w:szCs w:val="15"/>
              </w:rPr>
            </w:pPr>
          </w:p>
        </w:tc>
        <w:tc>
          <w:tcPr>
            <w:tcW w:w="709" w:type="dxa"/>
            <w:vMerge/>
            <w:vAlign w:val="center"/>
          </w:tcPr>
          <w:p w14:paraId="477104D5" w14:textId="3D61F794" w:rsidR="007D0BFF" w:rsidRPr="008D17AF" w:rsidRDefault="007D0BFF" w:rsidP="00B9707F">
            <w:pPr>
              <w:pStyle w:val="tablecopy"/>
              <w:spacing w:after="120" w:line="228" w:lineRule="auto"/>
              <w:jc w:val="center"/>
              <w:rPr>
                <w:sz w:val="15"/>
                <w:szCs w:val="15"/>
              </w:rPr>
            </w:pPr>
          </w:p>
        </w:tc>
        <w:tc>
          <w:tcPr>
            <w:tcW w:w="709" w:type="dxa"/>
            <w:vMerge/>
            <w:vAlign w:val="center"/>
          </w:tcPr>
          <w:p w14:paraId="3343AAB4" w14:textId="037F1554" w:rsidR="007D0BFF" w:rsidRPr="008D17AF" w:rsidRDefault="007D0BFF" w:rsidP="00B9707F">
            <w:pPr>
              <w:pStyle w:val="tablecopy"/>
              <w:spacing w:after="120" w:line="228" w:lineRule="auto"/>
              <w:jc w:val="center"/>
              <w:rPr>
                <w:sz w:val="15"/>
                <w:szCs w:val="15"/>
              </w:rPr>
            </w:pPr>
          </w:p>
        </w:tc>
        <w:tc>
          <w:tcPr>
            <w:tcW w:w="709" w:type="dxa"/>
            <w:vMerge/>
            <w:vAlign w:val="center"/>
          </w:tcPr>
          <w:p w14:paraId="45F89B99" w14:textId="1B0AAC42" w:rsidR="007D0BFF" w:rsidRPr="008D17AF" w:rsidRDefault="007D0BFF" w:rsidP="00B9707F">
            <w:pPr>
              <w:spacing w:after="120" w:line="228" w:lineRule="auto"/>
              <w:rPr>
                <w:sz w:val="15"/>
                <w:szCs w:val="15"/>
              </w:rPr>
            </w:pPr>
          </w:p>
        </w:tc>
        <w:tc>
          <w:tcPr>
            <w:tcW w:w="850" w:type="dxa"/>
            <w:vMerge/>
            <w:vAlign w:val="center"/>
          </w:tcPr>
          <w:p w14:paraId="6D761F1C" w14:textId="51ADFE89" w:rsidR="007D0BFF" w:rsidRPr="008D17AF" w:rsidRDefault="007D0BFF" w:rsidP="00B9707F">
            <w:pPr>
              <w:spacing w:after="120" w:line="228" w:lineRule="auto"/>
              <w:rPr>
                <w:sz w:val="15"/>
                <w:szCs w:val="15"/>
              </w:rPr>
            </w:pPr>
          </w:p>
        </w:tc>
        <w:tc>
          <w:tcPr>
            <w:tcW w:w="567" w:type="dxa"/>
            <w:vAlign w:val="center"/>
          </w:tcPr>
          <w:p w14:paraId="32BBCEF8" w14:textId="3BAD9A3C" w:rsidR="007D0BFF" w:rsidRPr="008D17AF" w:rsidRDefault="007D0BFF" w:rsidP="00B9707F">
            <w:pPr>
              <w:spacing w:after="120" w:line="228" w:lineRule="auto"/>
              <w:rPr>
                <w:sz w:val="15"/>
                <w:szCs w:val="15"/>
              </w:rPr>
            </w:pPr>
            <w:r w:rsidRPr="008D17AF">
              <w:rPr>
                <w:sz w:val="15"/>
                <w:szCs w:val="15"/>
              </w:rPr>
              <w:t>Total</w:t>
            </w:r>
          </w:p>
        </w:tc>
        <w:tc>
          <w:tcPr>
            <w:tcW w:w="668" w:type="dxa"/>
            <w:vAlign w:val="center"/>
          </w:tcPr>
          <w:p w14:paraId="67946FE7" w14:textId="4D0B4129" w:rsidR="007D0BFF" w:rsidRPr="008D17AF" w:rsidRDefault="007D0BFF" w:rsidP="00B9707F">
            <w:pPr>
              <w:spacing w:after="120" w:line="228" w:lineRule="auto"/>
              <w:rPr>
                <w:sz w:val="15"/>
                <w:szCs w:val="15"/>
              </w:rPr>
            </w:pPr>
            <w:r w:rsidRPr="008D17AF">
              <w:rPr>
                <w:sz w:val="15"/>
                <w:szCs w:val="15"/>
              </w:rPr>
              <w:t>Trainable</w:t>
            </w:r>
          </w:p>
        </w:tc>
      </w:tr>
      <w:tr w:rsidR="00045421" w14:paraId="20BF55D9" w14:textId="77777777" w:rsidTr="00D93304">
        <w:trPr>
          <w:trHeight w:val="333"/>
        </w:trPr>
        <w:tc>
          <w:tcPr>
            <w:tcW w:w="564" w:type="dxa"/>
            <w:vAlign w:val="center"/>
          </w:tcPr>
          <w:p w14:paraId="2523A7AD" w14:textId="13B378E6" w:rsidR="00045421" w:rsidRDefault="00045421" w:rsidP="00045421">
            <w:pPr>
              <w:pStyle w:val="tablecopy"/>
              <w:spacing w:after="120" w:line="228" w:lineRule="auto"/>
              <w:jc w:val="center"/>
            </w:pPr>
            <w:r>
              <w:t>1</w:t>
            </w:r>
          </w:p>
        </w:tc>
        <w:tc>
          <w:tcPr>
            <w:tcW w:w="709" w:type="dxa"/>
            <w:vAlign w:val="center"/>
          </w:tcPr>
          <w:p w14:paraId="2371B61A" w14:textId="6731C67A" w:rsidR="00045421" w:rsidRDefault="00045421" w:rsidP="00045421">
            <w:pPr>
              <w:pStyle w:val="tablecopy"/>
              <w:spacing w:after="120" w:line="228" w:lineRule="auto"/>
              <w:jc w:val="center"/>
            </w:pPr>
            <w:r>
              <w:t>Subset</w:t>
            </w:r>
          </w:p>
        </w:tc>
        <w:tc>
          <w:tcPr>
            <w:tcW w:w="709" w:type="dxa"/>
            <w:vAlign w:val="center"/>
          </w:tcPr>
          <w:p w14:paraId="63E45822" w14:textId="7B9815A0" w:rsidR="00045421" w:rsidRDefault="00045421" w:rsidP="00045421">
            <w:pPr>
              <w:pStyle w:val="tablecopy"/>
              <w:spacing w:after="120" w:line="228" w:lineRule="auto"/>
              <w:jc w:val="center"/>
            </w:pPr>
            <w:r>
              <w:t>50</w:t>
            </w:r>
          </w:p>
        </w:tc>
        <w:tc>
          <w:tcPr>
            <w:tcW w:w="709" w:type="dxa"/>
            <w:vAlign w:val="center"/>
          </w:tcPr>
          <w:p w14:paraId="4A160AB6" w14:textId="14829D21" w:rsidR="00045421" w:rsidRDefault="00045421" w:rsidP="00045421">
            <w:pPr>
              <w:spacing w:after="120" w:line="228" w:lineRule="auto"/>
              <w:rPr>
                <w:sz w:val="16"/>
                <w:szCs w:val="16"/>
              </w:rPr>
            </w:pPr>
            <w:r>
              <w:rPr>
                <w:sz w:val="16"/>
                <w:szCs w:val="16"/>
              </w:rPr>
              <w:t>128</w:t>
            </w:r>
          </w:p>
        </w:tc>
        <w:tc>
          <w:tcPr>
            <w:tcW w:w="850" w:type="dxa"/>
            <w:vAlign w:val="center"/>
          </w:tcPr>
          <w:p w14:paraId="4AA5B358" w14:textId="71D2B428" w:rsidR="00045421" w:rsidRDefault="00045421" w:rsidP="00045421">
            <w:pPr>
              <w:spacing w:after="120" w:line="228" w:lineRule="auto"/>
              <w:rPr>
                <w:sz w:val="16"/>
                <w:szCs w:val="16"/>
              </w:rPr>
            </w:pPr>
            <w:r>
              <w:rPr>
                <w:sz w:val="16"/>
                <w:szCs w:val="16"/>
              </w:rPr>
              <w:t>2048</w:t>
            </w:r>
          </w:p>
        </w:tc>
        <w:tc>
          <w:tcPr>
            <w:tcW w:w="567" w:type="dxa"/>
            <w:vAlign w:val="center"/>
          </w:tcPr>
          <w:p w14:paraId="65BAA9E9" w14:textId="1A90A1BB" w:rsidR="00045421" w:rsidRDefault="00045421" w:rsidP="00045421">
            <w:pPr>
              <w:spacing w:after="120" w:line="228" w:lineRule="auto"/>
              <w:rPr>
                <w:sz w:val="16"/>
                <w:szCs w:val="16"/>
              </w:rPr>
            </w:pPr>
            <w:r>
              <w:rPr>
                <w:sz w:val="16"/>
                <w:szCs w:val="16"/>
              </w:rPr>
              <w:t>99.5</w:t>
            </w:r>
          </w:p>
        </w:tc>
        <w:tc>
          <w:tcPr>
            <w:tcW w:w="668" w:type="dxa"/>
            <w:vAlign w:val="center"/>
          </w:tcPr>
          <w:p w14:paraId="51DE1EE5" w14:textId="028D8D15" w:rsidR="00045421" w:rsidRDefault="00045421" w:rsidP="00045421">
            <w:pPr>
              <w:spacing w:after="120" w:line="228" w:lineRule="auto"/>
              <w:rPr>
                <w:sz w:val="16"/>
                <w:szCs w:val="16"/>
              </w:rPr>
            </w:pPr>
            <w:r>
              <w:rPr>
                <w:sz w:val="16"/>
                <w:szCs w:val="16"/>
              </w:rPr>
              <w:t>47.8</w:t>
            </w:r>
          </w:p>
        </w:tc>
      </w:tr>
      <w:tr w:rsidR="00045421" w14:paraId="25C22915" w14:textId="77777777" w:rsidTr="00D93304">
        <w:trPr>
          <w:trHeight w:val="280"/>
        </w:trPr>
        <w:tc>
          <w:tcPr>
            <w:tcW w:w="564" w:type="dxa"/>
            <w:vAlign w:val="center"/>
          </w:tcPr>
          <w:p w14:paraId="392EAB65" w14:textId="4000E328" w:rsidR="00045421" w:rsidRDefault="00045421" w:rsidP="00045421">
            <w:pPr>
              <w:pStyle w:val="tablecopy"/>
              <w:spacing w:after="120" w:line="228" w:lineRule="auto"/>
              <w:jc w:val="center"/>
            </w:pPr>
            <w:r>
              <w:t>2</w:t>
            </w:r>
          </w:p>
        </w:tc>
        <w:tc>
          <w:tcPr>
            <w:tcW w:w="709" w:type="dxa"/>
            <w:vAlign w:val="center"/>
          </w:tcPr>
          <w:p w14:paraId="4E72239F" w14:textId="7D1751EA" w:rsidR="00045421" w:rsidRDefault="00045421" w:rsidP="00045421">
            <w:pPr>
              <w:pStyle w:val="tablecopy"/>
              <w:spacing w:after="120" w:line="228" w:lineRule="auto"/>
              <w:jc w:val="center"/>
            </w:pPr>
            <w:r>
              <w:t>Full</w:t>
            </w:r>
          </w:p>
        </w:tc>
        <w:tc>
          <w:tcPr>
            <w:tcW w:w="709" w:type="dxa"/>
            <w:vAlign w:val="center"/>
          </w:tcPr>
          <w:p w14:paraId="0BCD741D" w14:textId="02AE7CCA" w:rsidR="00045421" w:rsidRDefault="00045421" w:rsidP="00045421">
            <w:pPr>
              <w:pStyle w:val="tablecopy"/>
              <w:spacing w:after="120" w:line="228" w:lineRule="auto"/>
              <w:jc w:val="center"/>
            </w:pPr>
            <w:r>
              <w:t>100</w:t>
            </w:r>
          </w:p>
        </w:tc>
        <w:tc>
          <w:tcPr>
            <w:tcW w:w="709" w:type="dxa"/>
            <w:vAlign w:val="center"/>
          </w:tcPr>
          <w:p w14:paraId="63EC3ED8" w14:textId="7AF611BE" w:rsidR="00045421" w:rsidRDefault="00045421" w:rsidP="00045421">
            <w:pPr>
              <w:spacing w:after="120" w:line="228" w:lineRule="auto"/>
              <w:rPr>
                <w:sz w:val="16"/>
                <w:szCs w:val="16"/>
              </w:rPr>
            </w:pPr>
            <w:r>
              <w:rPr>
                <w:sz w:val="16"/>
                <w:szCs w:val="16"/>
              </w:rPr>
              <w:t>96</w:t>
            </w:r>
          </w:p>
        </w:tc>
        <w:tc>
          <w:tcPr>
            <w:tcW w:w="850" w:type="dxa"/>
            <w:vAlign w:val="center"/>
          </w:tcPr>
          <w:p w14:paraId="7933DB27" w14:textId="4D13A75A" w:rsidR="00045421" w:rsidRDefault="00045421" w:rsidP="00045421">
            <w:pPr>
              <w:spacing w:after="120" w:line="228" w:lineRule="auto"/>
              <w:rPr>
                <w:sz w:val="16"/>
                <w:szCs w:val="16"/>
              </w:rPr>
            </w:pPr>
            <w:r>
              <w:rPr>
                <w:sz w:val="16"/>
                <w:szCs w:val="16"/>
              </w:rPr>
              <w:t>16000</w:t>
            </w:r>
          </w:p>
        </w:tc>
        <w:tc>
          <w:tcPr>
            <w:tcW w:w="567" w:type="dxa"/>
            <w:vAlign w:val="center"/>
          </w:tcPr>
          <w:p w14:paraId="556B5C94" w14:textId="7A0FA65D" w:rsidR="00045421" w:rsidRDefault="00045421" w:rsidP="00045421">
            <w:pPr>
              <w:spacing w:after="120" w:line="228" w:lineRule="auto"/>
              <w:rPr>
                <w:sz w:val="16"/>
                <w:szCs w:val="16"/>
              </w:rPr>
            </w:pPr>
            <w:r>
              <w:rPr>
                <w:sz w:val="16"/>
                <w:szCs w:val="16"/>
              </w:rPr>
              <w:t>99.5</w:t>
            </w:r>
          </w:p>
        </w:tc>
        <w:tc>
          <w:tcPr>
            <w:tcW w:w="668" w:type="dxa"/>
            <w:vAlign w:val="center"/>
          </w:tcPr>
          <w:p w14:paraId="12CB8BE2" w14:textId="18EDE7EC" w:rsidR="00045421" w:rsidRDefault="00045421" w:rsidP="00045421">
            <w:pPr>
              <w:spacing w:after="120" w:line="228" w:lineRule="auto"/>
              <w:rPr>
                <w:sz w:val="16"/>
                <w:szCs w:val="16"/>
              </w:rPr>
            </w:pPr>
            <w:r>
              <w:rPr>
                <w:sz w:val="16"/>
                <w:szCs w:val="16"/>
              </w:rPr>
              <w:t>47.8</w:t>
            </w:r>
          </w:p>
        </w:tc>
      </w:tr>
    </w:tbl>
    <w:p w14:paraId="15952528" w14:textId="2C62EF4C" w:rsidR="007B4244" w:rsidRDefault="00E5595D" w:rsidP="00B9707F">
      <w:pPr>
        <w:pStyle w:val="Heading2"/>
        <w:spacing w:after="120" w:line="228" w:lineRule="auto"/>
      </w:pPr>
      <w:r>
        <w:t>Downstr</w:t>
      </w:r>
      <w:r w:rsidR="7004934B">
        <w:t>e</w:t>
      </w:r>
      <w:r>
        <w:t xml:space="preserve">aming </w:t>
      </w:r>
      <w:r w:rsidR="00BC0426">
        <w:t>Task</w:t>
      </w:r>
    </w:p>
    <w:p w14:paraId="2589E313" w14:textId="3E362C68" w:rsidR="2B2D6660" w:rsidRDefault="14B58C9B" w:rsidP="00843306">
      <w:pPr>
        <w:spacing w:after="120" w:line="228" w:lineRule="auto"/>
        <w:ind w:firstLine="284"/>
        <w:jc w:val="both"/>
        <w:rPr>
          <w:rFonts w:eastAsia="Times New Roman"/>
        </w:rPr>
      </w:pPr>
      <w:r w:rsidRPr="10F465D5">
        <w:rPr>
          <w:rFonts w:eastAsia="Times New Roman"/>
        </w:rPr>
        <w:t>As a baseline</w:t>
      </w:r>
      <w:r w:rsidR="374783E0" w:rsidRPr="10F465D5">
        <w:rPr>
          <w:rFonts w:eastAsia="Times New Roman"/>
        </w:rPr>
        <w:t>,</w:t>
      </w:r>
      <w:r w:rsidRPr="456D52F8">
        <w:rPr>
          <w:rFonts w:eastAsia="Times New Roman"/>
        </w:rPr>
        <w:t xml:space="preserve"> we utilized a ResNet50 backbone initialized with </w:t>
      </w:r>
      <w:r w:rsidRPr="170A4FC4">
        <w:rPr>
          <w:rFonts w:eastAsia="Times New Roman"/>
        </w:rPr>
        <w:t>S</w:t>
      </w:r>
      <w:r w:rsidR="53F8DD69" w:rsidRPr="170A4FC4">
        <w:rPr>
          <w:rFonts w:eastAsia="Times New Roman"/>
        </w:rPr>
        <w:t>entinel-</w:t>
      </w:r>
      <w:r w:rsidRPr="170A4FC4">
        <w:rPr>
          <w:rFonts w:eastAsia="Times New Roman"/>
        </w:rPr>
        <w:t>2</w:t>
      </w:r>
      <w:r w:rsidRPr="456D52F8">
        <w:rPr>
          <w:rFonts w:eastAsia="Times New Roman"/>
        </w:rPr>
        <w:t xml:space="preserve"> MoCo pretrained weights. The training was conducted using a batch size of 16, </w:t>
      </w:r>
      <w:proofErr w:type="spellStart"/>
      <w:r w:rsidRPr="456D52F8">
        <w:rPr>
          <w:rFonts w:eastAsia="Times New Roman"/>
        </w:rPr>
        <w:t>AdamW</w:t>
      </w:r>
      <w:proofErr w:type="spellEnd"/>
      <w:r w:rsidRPr="456D52F8">
        <w:rPr>
          <w:rFonts w:eastAsia="Times New Roman"/>
        </w:rPr>
        <w:t xml:space="preserve"> optimizer, weight decay of 10</w:t>
      </w:r>
      <w:r w:rsidRPr="456D52F8">
        <w:rPr>
          <w:rFonts w:eastAsia="Times New Roman"/>
          <w:vertAlign w:val="superscript"/>
        </w:rPr>
        <w:t>-5</w:t>
      </w:r>
      <w:r w:rsidRPr="456D52F8">
        <w:rPr>
          <w:rFonts w:eastAsia="Times New Roman"/>
        </w:rPr>
        <w:t>, and a learning rate of 10</w:t>
      </w:r>
      <w:r w:rsidRPr="456D52F8">
        <w:rPr>
          <w:rFonts w:eastAsia="Times New Roman"/>
          <w:vertAlign w:val="superscript"/>
        </w:rPr>
        <w:t>-3</w:t>
      </w:r>
      <w:r w:rsidRPr="456D52F8">
        <w:rPr>
          <w:rFonts w:eastAsia="Times New Roman"/>
        </w:rPr>
        <w:t xml:space="preserve"> over 100 maximum epochs.  Due to class imbalance, we use focal loss and early stopping with patience of 30 epochs based on </w:t>
      </w:r>
      <w:r w:rsidR="00843306">
        <w:rPr>
          <w:rFonts w:eastAsia="Times New Roman"/>
        </w:rPr>
        <w:t>the m</w:t>
      </w:r>
      <w:r w:rsidRPr="456D52F8">
        <w:rPr>
          <w:rFonts w:eastAsia="Times New Roman"/>
        </w:rPr>
        <w:t>acro F1-score on the validation set.</w:t>
      </w:r>
      <w:r w:rsidR="00843306">
        <w:rPr>
          <w:rFonts w:eastAsia="Times New Roman"/>
        </w:rPr>
        <w:t xml:space="preserve"> </w:t>
      </w:r>
      <w:r w:rsidR="4E1C45C3">
        <w:t>Building on th</w:t>
      </w:r>
      <w:r w:rsidR="1BD84CF3">
        <w:t>e</w:t>
      </w:r>
      <w:r w:rsidR="4E1C45C3">
        <w:t xml:space="preserve"> baseline, </w:t>
      </w:r>
      <w:r w:rsidR="46184DE9">
        <w:t>we conducted</w:t>
      </w:r>
      <w:r w:rsidR="0062B203">
        <w:t xml:space="preserve"> several </w:t>
      </w:r>
      <w:r w:rsidR="46184DE9">
        <w:t xml:space="preserve">experiments and </w:t>
      </w:r>
      <w:r w:rsidR="079FDDD0">
        <w:t xml:space="preserve">optimized the </w:t>
      </w:r>
      <w:r w:rsidR="5357E858">
        <w:t>model hyperparameters</w:t>
      </w:r>
      <w:r w:rsidR="0D81238B">
        <w:t xml:space="preserve"> using </w:t>
      </w:r>
      <w:proofErr w:type="spellStart"/>
      <w:r w:rsidR="40B86478">
        <w:t>O</w:t>
      </w:r>
      <w:r>
        <w:t>ptuna</w:t>
      </w:r>
      <w:proofErr w:type="spellEnd"/>
      <w:r w:rsidR="0D81238B">
        <w:t xml:space="preserve"> with a shared space for all</w:t>
      </w:r>
      <w:r w:rsidR="450A0523">
        <w:t xml:space="preserve"> the </w:t>
      </w:r>
      <w:r w:rsidR="0D81238B">
        <w:t>experiments. W</w:t>
      </w:r>
      <w:r w:rsidR="450A0523">
        <w:t>e</w:t>
      </w:r>
      <w:r w:rsidR="7DB8163D">
        <w:t xml:space="preserve"> </w:t>
      </w:r>
      <w:r w:rsidR="7CC1F715">
        <w:t>defined the objective function</w:t>
      </w:r>
      <w:r w:rsidR="7DB8163D">
        <w:t xml:space="preserve"> with the batch size</w:t>
      </w:r>
      <w:r w:rsidR="4A5F32E5">
        <w:t xml:space="preserve">s </w:t>
      </w:r>
      <w:r w:rsidR="06906F59">
        <w:t>{</w:t>
      </w:r>
      <w:r w:rsidR="4A5F32E5">
        <w:t>8,16</w:t>
      </w:r>
      <w:r w:rsidR="50D1AE7E">
        <w:t>,</w:t>
      </w:r>
      <w:r w:rsidR="4A5F32E5">
        <w:t>24</w:t>
      </w:r>
      <w:r w:rsidR="678F9FD2">
        <w:t>}</w:t>
      </w:r>
      <w:r w:rsidR="4A5F32E5">
        <w:t xml:space="preserve">, learning rate logarithmically of range </w:t>
      </w:r>
      <w:r w:rsidR="46024868">
        <w:t>10</w:t>
      </w:r>
      <w:r w:rsidR="46024868" w:rsidRPr="456D52F8">
        <w:rPr>
          <w:rFonts w:eastAsia="Times New Roman"/>
          <w:vertAlign w:val="superscript"/>
        </w:rPr>
        <w:t>-5</w:t>
      </w:r>
      <w:r w:rsidR="46024868">
        <w:t xml:space="preserve"> to 10</w:t>
      </w:r>
      <w:r w:rsidR="46024868" w:rsidRPr="456D52F8">
        <w:rPr>
          <w:rFonts w:eastAsia="Times New Roman"/>
          <w:vertAlign w:val="superscript"/>
        </w:rPr>
        <w:t>-2</w:t>
      </w:r>
      <w:r w:rsidR="46024868">
        <w:t>, weight decay logarithmically of range 10</w:t>
      </w:r>
      <w:r w:rsidR="46024868" w:rsidRPr="456D52F8">
        <w:rPr>
          <w:rFonts w:eastAsia="Times New Roman"/>
          <w:vertAlign w:val="superscript"/>
        </w:rPr>
        <w:t>-6</w:t>
      </w:r>
      <w:r w:rsidR="46024868">
        <w:t xml:space="preserve"> to 10</w:t>
      </w:r>
      <w:r w:rsidR="46024868" w:rsidRPr="456D52F8">
        <w:rPr>
          <w:rFonts w:eastAsia="Times New Roman"/>
          <w:vertAlign w:val="superscript"/>
        </w:rPr>
        <w:t>-3</w:t>
      </w:r>
      <w:r w:rsidR="46024868">
        <w:t xml:space="preserve">, </w:t>
      </w:r>
      <w:r w:rsidR="6E8AF9C1">
        <w:t xml:space="preserve">focal gamma of range </w:t>
      </w:r>
      <w:r w:rsidR="62684B12">
        <w:t>{</w:t>
      </w:r>
      <w:r w:rsidR="6E8AF9C1">
        <w:t>1.0</w:t>
      </w:r>
      <w:r>
        <w:t>-</w:t>
      </w:r>
      <w:r w:rsidR="6E8AF9C1">
        <w:t>4.0</w:t>
      </w:r>
      <w:r w:rsidR="1B671261">
        <w:t>},</w:t>
      </w:r>
      <w:r w:rsidR="6E8AF9C1">
        <w:t xml:space="preserve"> and label smoothing </w:t>
      </w:r>
      <w:r w:rsidR="317E5B00">
        <w:t>{</w:t>
      </w:r>
      <w:r w:rsidR="6E8AF9C1">
        <w:t>0</w:t>
      </w:r>
      <w:r w:rsidR="1356FFEE">
        <w:t>.0</w:t>
      </w:r>
      <w:r>
        <w:t>-</w:t>
      </w:r>
      <w:r w:rsidR="5E14651C">
        <w:t>0</w:t>
      </w:r>
      <w:r w:rsidR="6E8AF9C1">
        <w:t>.</w:t>
      </w:r>
      <w:r w:rsidR="5786B946">
        <w:t>2</w:t>
      </w:r>
      <w:r w:rsidR="60D3F788">
        <w:t>}</w:t>
      </w:r>
      <w:r>
        <w:t>.</w:t>
      </w:r>
      <w:r w:rsidR="6E8AF9C1">
        <w:t xml:space="preserve"> </w:t>
      </w:r>
      <w:r w:rsidR="466FD4B4" w:rsidRPr="456D52F8">
        <w:rPr>
          <w:rFonts w:eastAsia="Times New Roman"/>
        </w:rPr>
        <w:t xml:space="preserve">The final hyperparameter </w:t>
      </w:r>
      <w:r w:rsidRPr="456D52F8">
        <w:rPr>
          <w:rFonts w:eastAsia="Times New Roman"/>
        </w:rPr>
        <w:t>configuration</w:t>
      </w:r>
      <w:r>
        <w:t xml:space="preserve"> </w:t>
      </w:r>
      <w:r w:rsidR="466FD4B4">
        <w:t xml:space="preserve">chosen </w:t>
      </w:r>
      <w:r w:rsidR="13EF08BA">
        <w:t>was</w:t>
      </w:r>
      <w:r w:rsidR="466FD4B4">
        <w:t xml:space="preserve"> experiment-based. E</w:t>
      </w:r>
      <w:r w:rsidR="68ED0B56">
        <w:t>xperiment</w:t>
      </w:r>
      <w:r w:rsidR="5C8CEFEB">
        <w:t xml:space="preserve"> 1</w:t>
      </w:r>
      <w:r w:rsidR="68ED0B56">
        <w:t xml:space="preserve"> </w:t>
      </w:r>
      <w:r w:rsidR="66E4A6A7">
        <w:t>involved a</w:t>
      </w:r>
      <w:r w:rsidR="68ED0B56">
        <w:t xml:space="preserve"> bac</w:t>
      </w:r>
      <w:r w:rsidR="3B34D345">
        <w:t xml:space="preserve">kbone </w:t>
      </w:r>
      <w:r w:rsidR="1507DCC5">
        <w:t xml:space="preserve">initialized </w:t>
      </w:r>
      <w:r w:rsidR="66E15F98">
        <w:t xml:space="preserve">with </w:t>
      </w:r>
      <w:r w:rsidR="1507DCC5">
        <w:t>SSL-</w:t>
      </w:r>
      <w:r w:rsidR="090FADBC">
        <w:t xml:space="preserve">pretrained weights </w:t>
      </w:r>
      <w:r w:rsidRPr="456D52F8">
        <w:rPr>
          <w:rFonts w:eastAsia="Times New Roman"/>
        </w:rPr>
        <w:t>obtained from training</w:t>
      </w:r>
      <w:r w:rsidR="090FADBC" w:rsidRPr="456D52F8">
        <w:rPr>
          <w:rFonts w:eastAsia="Times New Roman"/>
        </w:rPr>
        <w:t xml:space="preserve"> </w:t>
      </w:r>
      <w:r w:rsidR="4C2D59CC" w:rsidRPr="456D52F8">
        <w:rPr>
          <w:rFonts w:eastAsia="Times New Roman"/>
        </w:rPr>
        <w:t>on</w:t>
      </w:r>
      <w:r w:rsidR="090FADBC" w:rsidRPr="456D52F8">
        <w:rPr>
          <w:rFonts w:eastAsia="Times New Roman"/>
        </w:rPr>
        <w:t xml:space="preserve"> a subset of </w:t>
      </w:r>
      <w:r w:rsidRPr="456D52F8">
        <w:rPr>
          <w:rFonts w:eastAsia="Times New Roman"/>
        </w:rPr>
        <w:t xml:space="preserve">the </w:t>
      </w:r>
      <w:r w:rsidR="090FADBC" w:rsidRPr="456D52F8">
        <w:rPr>
          <w:rFonts w:eastAsia="Times New Roman"/>
        </w:rPr>
        <w:t>unlabeled dat</w:t>
      </w:r>
      <w:r w:rsidR="7C507CD6" w:rsidRPr="456D52F8">
        <w:rPr>
          <w:rFonts w:eastAsia="Times New Roman"/>
        </w:rPr>
        <w:t>a</w:t>
      </w:r>
      <w:r w:rsidR="090FADBC" w:rsidRPr="456D52F8">
        <w:rPr>
          <w:rFonts w:eastAsia="Times New Roman"/>
        </w:rPr>
        <w:t xml:space="preserve">. </w:t>
      </w:r>
      <w:r w:rsidR="1443B038" w:rsidRPr="456D52F8">
        <w:rPr>
          <w:rFonts w:eastAsia="Times New Roman"/>
        </w:rPr>
        <w:t>E</w:t>
      </w:r>
      <w:r w:rsidR="537CB2AF" w:rsidRPr="456D52F8">
        <w:rPr>
          <w:rFonts w:eastAsia="Times New Roman"/>
        </w:rPr>
        <w:t>xperiment</w:t>
      </w:r>
      <w:r w:rsidR="18CFB159" w:rsidRPr="456D52F8">
        <w:rPr>
          <w:rFonts w:eastAsia="Times New Roman"/>
        </w:rPr>
        <w:t xml:space="preserve"> 2 involved the same </w:t>
      </w:r>
      <w:r w:rsidRPr="456D52F8">
        <w:rPr>
          <w:rFonts w:eastAsia="Times New Roman"/>
        </w:rPr>
        <w:t>SSL-</w:t>
      </w:r>
      <w:r w:rsidR="70432B48" w:rsidRPr="456D52F8">
        <w:rPr>
          <w:rFonts w:eastAsia="Times New Roman"/>
        </w:rPr>
        <w:t>pretrained</w:t>
      </w:r>
      <w:r w:rsidRPr="456D52F8">
        <w:rPr>
          <w:rFonts w:eastAsia="Times New Roman"/>
        </w:rPr>
        <w:t xml:space="preserve"> </w:t>
      </w:r>
      <w:r w:rsidR="18CFB159" w:rsidRPr="456D52F8">
        <w:rPr>
          <w:rFonts w:eastAsia="Times New Roman"/>
        </w:rPr>
        <w:t xml:space="preserve">backbone </w:t>
      </w:r>
      <w:r w:rsidR="65862A04" w:rsidRPr="456D52F8">
        <w:rPr>
          <w:rFonts w:eastAsia="Times New Roman"/>
        </w:rPr>
        <w:t>where</w:t>
      </w:r>
      <w:r w:rsidR="18CFB159" w:rsidRPr="456D52F8">
        <w:rPr>
          <w:rFonts w:eastAsia="Times New Roman"/>
        </w:rPr>
        <w:t xml:space="preserve"> the downstream task data was augmented to reduce overfitting</w:t>
      </w:r>
      <w:r w:rsidRPr="456D52F8">
        <w:rPr>
          <w:rFonts w:eastAsia="Times New Roman"/>
        </w:rPr>
        <w:t xml:space="preserve"> observed in experiment 1.</w:t>
      </w:r>
      <w:r w:rsidR="18CFB159" w:rsidRPr="456D52F8">
        <w:rPr>
          <w:rFonts w:eastAsia="Times New Roman"/>
        </w:rPr>
        <w:t xml:space="preserve"> E</w:t>
      </w:r>
      <w:r w:rsidR="1CAF2A6B" w:rsidRPr="456D52F8">
        <w:rPr>
          <w:rFonts w:eastAsia="Times New Roman"/>
        </w:rPr>
        <w:t xml:space="preserve">xperiment 3 involved using a </w:t>
      </w:r>
      <w:r w:rsidR="537CB2AF" w:rsidRPr="456D52F8">
        <w:rPr>
          <w:rFonts w:eastAsia="Times New Roman"/>
        </w:rPr>
        <w:t xml:space="preserve">backbone </w:t>
      </w:r>
      <w:r w:rsidR="2E0E1FEB" w:rsidRPr="456D52F8">
        <w:rPr>
          <w:rFonts w:eastAsia="Times New Roman"/>
        </w:rPr>
        <w:t xml:space="preserve">initialized </w:t>
      </w:r>
      <w:r w:rsidR="5DC6546E" w:rsidRPr="456D52F8">
        <w:rPr>
          <w:rFonts w:eastAsia="Times New Roman"/>
        </w:rPr>
        <w:t xml:space="preserve">with </w:t>
      </w:r>
      <w:r w:rsidR="2E0E1FEB" w:rsidRPr="456D52F8">
        <w:rPr>
          <w:rFonts w:eastAsia="Times New Roman"/>
        </w:rPr>
        <w:t>SSL</w:t>
      </w:r>
      <w:r w:rsidR="7BC3FE83" w:rsidRPr="456D52F8">
        <w:rPr>
          <w:rFonts w:eastAsia="Times New Roman"/>
        </w:rPr>
        <w:t xml:space="preserve">-pretrained weights </w:t>
      </w:r>
      <w:r w:rsidR="537CB2AF" w:rsidRPr="456D52F8">
        <w:rPr>
          <w:rFonts w:eastAsia="Times New Roman"/>
        </w:rPr>
        <w:t xml:space="preserve">trained on the full </w:t>
      </w:r>
      <w:r w:rsidR="2B866897" w:rsidRPr="456D52F8">
        <w:rPr>
          <w:rFonts w:eastAsia="Times New Roman"/>
        </w:rPr>
        <w:t>unlabeled</w:t>
      </w:r>
      <w:r w:rsidR="537CB2AF" w:rsidRPr="456D52F8">
        <w:rPr>
          <w:rFonts w:eastAsia="Times New Roman"/>
        </w:rPr>
        <w:t xml:space="preserve"> dataset</w:t>
      </w:r>
      <w:r w:rsidR="25AECB72" w:rsidRPr="456D52F8">
        <w:rPr>
          <w:rFonts w:eastAsia="Times New Roman"/>
        </w:rPr>
        <w:t>.</w:t>
      </w:r>
      <w:r w:rsidR="537CB2AF" w:rsidRPr="456D52F8">
        <w:rPr>
          <w:rFonts w:eastAsia="Times New Roman"/>
        </w:rPr>
        <w:t xml:space="preserve"> </w:t>
      </w:r>
    </w:p>
    <w:p w14:paraId="5B470E5F" w14:textId="4BE0E3EF" w:rsidR="2B2D6660" w:rsidRDefault="641C17A9" w:rsidP="00B9707F">
      <w:pPr>
        <w:spacing w:after="120" w:line="228" w:lineRule="auto"/>
        <w:ind w:firstLine="289"/>
        <w:jc w:val="both"/>
        <w:rPr>
          <w:rFonts w:eastAsia="Times New Roman"/>
        </w:rPr>
      </w:pPr>
      <w:r w:rsidRPr="7D2172BB">
        <w:rPr>
          <w:rFonts w:eastAsia="Times New Roman"/>
        </w:rPr>
        <w:t>For Prithvi</w:t>
      </w:r>
      <w:r w:rsidR="168B5A6C" w:rsidRPr="7D2172BB">
        <w:rPr>
          <w:rFonts w:eastAsia="Times New Roman"/>
        </w:rPr>
        <w:t>, we utilized the pretrained encoder initialized with weights fro</w:t>
      </w:r>
      <w:r w:rsidR="52C409EE" w:rsidRPr="7D2172BB">
        <w:rPr>
          <w:rFonts w:eastAsia="Times New Roman"/>
        </w:rPr>
        <w:t xml:space="preserve">m </w:t>
      </w:r>
      <w:r w:rsidR="55E40911" w:rsidRPr="7D2172BB">
        <w:rPr>
          <w:rFonts w:eastAsia="Times New Roman"/>
        </w:rPr>
        <w:t xml:space="preserve">NASA’s HLS V2 product. The training was conducted using a batch size of 16, </w:t>
      </w:r>
      <w:proofErr w:type="spellStart"/>
      <w:r w:rsidR="55E40911" w:rsidRPr="7D2172BB">
        <w:rPr>
          <w:rFonts w:eastAsia="Times New Roman"/>
        </w:rPr>
        <w:t>Ada</w:t>
      </w:r>
      <w:r w:rsidR="10ACFEFD" w:rsidRPr="7D2172BB">
        <w:rPr>
          <w:rFonts w:eastAsia="Times New Roman"/>
        </w:rPr>
        <w:t>mW</w:t>
      </w:r>
      <w:proofErr w:type="spellEnd"/>
      <w:r w:rsidR="10ACFEFD" w:rsidRPr="7D2172BB">
        <w:rPr>
          <w:rFonts w:eastAsia="Times New Roman"/>
        </w:rPr>
        <w:t xml:space="preserve"> optimizer</w:t>
      </w:r>
      <w:r w:rsidR="19146FA4" w:rsidRPr="19326C91">
        <w:rPr>
          <w:rFonts w:eastAsia="Times New Roman"/>
        </w:rPr>
        <w:t>,</w:t>
      </w:r>
      <w:r w:rsidR="10ACFEFD" w:rsidRPr="7D2172BB">
        <w:rPr>
          <w:rFonts w:eastAsia="Times New Roman"/>
        </w:rPr>
        <w:t xml:space="preserve"> weight decay of 0.1</w:t>
      </w:r>
      <w:r w:rsidR="38DDB4CC" w:rsidRPr="7806B89F">
        <w:rPr>
          <w:rFonts w:eastAsia="Times New Roman"/>
        </w:rPr>
        <w:t>,</w:t>
      </w:r>
      <w:r w:rsidR="30C066E8" w:rsidRPr="7D2172BB">
        <w:rPr>
          <w:rFonts w:eastAsia="Times New Roman"/>
        </w:rPr>
        <w:t xml:space="preserve"> and a learning rate of </w:t>
      </w:r>
      <w:r w:rsidR="5083D8AD" w:rsidRPr="005BE543">
        <w:rPr>
          <w:rFonts w:eastAsia="Times New Roman"/>
        </w:rPr>
        <w:t>2x</w:t>
      </w:r>
      <w:r w:rsidR="30C066E8" w:rsidRPr="005BE543">
        <w:rPr>
          <w:rFonts w:eastAsia="Times New Roman"/>
        </w:rPr>
        <w:t>10</w:t>
      </w:r>
      <w:r w:rsidR="30C066E8" w:rsidRPr="7D2172BB">
        <w:rPr>
          <w:rFonts w:eastAsia="Times New Roman"/>
          <w:vertAlign w:val="superscript"/>
        </w:rPr>
        <w:t>-4</w:t>
      </w:r>
      <w:r w:rsidR="30C066E8" w:rsidRPr="0528FB64">
        <w:rPr>
          <w:rFonts w:eastAsia="Times New Roman"/>
          <w:vertAlign w:val="superscript"/>
        </w:rPr>
        <w:t xml:space="preserve"> </w:t>
      </w:r>
      <w:r w:rsidR="18C7F27C" w:rsidRPr="2B94A0B8">
        <w:rPr>
          <w:rFonts w:eastAsia="Times New Roman"/>
        </w:rPr>
        <w:t xml:space="preserve">over 100 maximum epochs.  Due to class imbalance, we use </w:t>
      </w:r>
      <w:r w:rsidR="3B1E726A" w:rsidRPr="10F465D5">
        <w:rPr>
          <w:rFonts w:eastAsia="Times New Roman"/>
        </w:rPr>
        <w:t>cross-</w:t>
      </w:r>
      <w:r w:rsidR="3B1E726A" w:rsidRPr="7DD88475">
        <w:rPr>
          <w:rFonts w:eastAsia="Times New Roman"/>
        </w:rPr>
        <w:t>entropy</w:t>
      </w:r>
      <w:r w:rsidR="18C7F27C" w:rsidRPr="2B94A0B8">
        <w:rPr>
          <w:rFonts w:eastAsia="Times New Roman"/>
        </w:rPr>
        <w:t xml:space="preserve"> loss </w:t>
      </w:r>
      <w:r w:rsidR="0D8679C3" w:rsidRPr="52C3AECC">
        <w:rPr>
          <w:rFonts w:eastAsia="Times New Roman"/>
        </w:rPr>
        <w:t xml:space="preserve">with inverse </w:t>
      </w:r>
      <w:r w:rsidR="0D8679C3" w:rsidRPr="18172EC2">
        <w:rPr>
          <w:rFonts w:eastAsia="Times New Roman"/>
        </w:rPr>
        <w:t xml:space="preserve">frequency </w:t>
      </w:r>
      <w:r w:rsidR="0D8679C3" w:rsidRPr="31245101">
        <w:rPr>
          <w:rFonts w:eastAsia="Times New Roman"/>
        </w:rPr>
        <w:t>class weighting</w:t>
      </w:r>
      <w:r w:rsidR="18C7F27C" w:rsidRPr="1CB12646">
        <w:rPr>
          <w:rFonts w:eastAsia="Times New Roman"/>
        </w:rPr>
        <w:t xml:space="preserve"> </w:t>
      </w:r>
      <w:r w:rsidR="18C7F27C" w:rsidRPr="2B94A0B8">
        <w:rPr>
          <w:rFonts w:eastAsia="Times New Roman"/>
        </w:rPr>
        <w:t xml:space="preserve">and </w:t>
      </w:r>
      <w:r w:rsidR="669C9373" w:rsidRPr="131EDABF">
        <w:rPr>
          <w:rFonts w:eastAsia="Times New Roman"/>
        </w:rPr>
        <w:t xml:space="preserve">performance </w:t>
      </w:r>
      <w:r w:rsidR="00B504B4">
        <w:rPr>
          <w:rFonts w:eastAsia="Times New Roman"/>
        </w:rPr>
        <w:t xml:space="preserve">is </w:t>
      </w:r>
      <w:r w:rsidR="669C9373" w:rsidRPr="131EDABF">
        <w:rPr>
          <w:rFonts w:eastAsia="Times New Roman"/>
        </w:rPr>
        <w:t>monitored using F1-score on the validation set.</w:t>
      </w:r>
      <w:r w:rsidR="24482B6D" w:rsidRPr="5C9AA337">
        <w:rPr>
          <w:rFonts w:eastAsia="Times New Roman"/>
        </w:rPr>
        <w:t xml:space="preserve"> </w:t>
      </w:r>
      <w:r w:rsidR="669C9373" w:rsidRPr="131EDABF">
        <w:rPr>
          <w:rFonts w:eastAsia="Times New Roman"/>
        </w:rPr>
        <w:t xml:space="preserve">The </w:t>
      </w:r>
      <w:r w:rsidR="669C9373" w:rsidRPr="517F91BA">
        <w:rPr>
          <w:rFonts w:eastAsia="Times New Roman"/>
        </w:rPr>
        <w:t>e</w:t>
      </w:r>
      <w:r w:rsidR="31E35A2B" w:rsidRPr="517F91BA">
        <w:rPr>
          <w:rFonts w:eastAsia="Times New Roman"/>
        </w:rPr>
        <w:t>xperiment</w:t>
      </w:r>
      <w:r w:rsidR="669C9373" w:rsidRPr="131EDABF">
        <w:rPr>
          <w:rFonts w:eastAsia="Times New Roman"/>
        </w:rPr>
        <w:t xml:space="preserve"> began with the Prithvi</w:t>
      </w:r>
      <w:r w:rsidR="669C9373" w:rsidRPr="2659A4CE">
        <w:rPr>
          <w:rFonts w:eastAsia="Times New Roman"/>
        </w:rPr>
        <w:t xml:space="preserve">-300M to </w:t>
      </w:r>
      <w:r w:rsidR="6472EC32" w:rsidRPr="1D1A16E7">
        <w:rPr>
          <w:rFonts w:eastAsia="Times New Roman"/>
        </w:rPr>
        <w:t>evaluate</w:t>
      </w:r>
      <w:r w:rsidR="669C9373" w:rsidRPr="75DD2EE7">
        <w:rPr>
          <w:rFonts w:eastAsia="Times New Roman"/>
        </w:rPr>
        <w:t xml:space="preserve"> the </w:t>
      </w:r>
      <w:r w:rsidR="669C9373" w:rsidRPr="62AE8D0C">
        <w:rPr>
          <w:rFonts w:eastAsia="Times New Roman"/>
        </w:rPr>
        <w:t xml:space="preserve">performance of the </w:t>
      </w:r>
      <w:r w:rsidR="669C9373" w:rsidRPr="4032EE9B">
        <w:rPr>
          <w:rFonts w:eastAsia="Times New Roman"/>
        </w:rPr>
        <w:t xml:space="preserve">pretrained </w:t>
      </w:r>
      <w:r w:rsidR="669C9373" w:rsidRPr="5309CB81">
        <w:rPr>
          <w:rFonts w:eastAsia="Times New Roman"/>
        </w:rPr>
        <w:t xml:space="preserve">model with </w:t>
      </w:r>
      <w:r w:rsidR="003D49C8">
        <w:rPr>
          <w:rFonts w:eastAsia="Times New Roman"/>
        </w:rPr>
        <w:t xml:space="preserve">a </w:t>
      </w:r>
      <w:r w:rsidR="669C9373" w:rsidRPr="08B5D23E">
        <w:rPr>
          <w:rFonts w:eastAsia="Times New Roman"/>
        </w:rPr>
        <w:t xml:space="preserve">frozen </w:t>
      </w:r>
      <w:r w:rsidR="669C9373" w:rsidRPr="436BC37E">
        <w:rPr>
          <w:rFonts w:eastAsia="Times New Roman"/>
        </w:rPr>
        <w:t xml:space="preserve">encoder </w:t>
      </w:r>
      <w:r w:rsidR="669C9373" w:rsidRPr="1DE95781">
        <w:rPr>
          <w:rFonts w:eastAsia="Times New Roman"/>
        </w:rPr>
        <w:t>backbone</w:t>
      </w:r>
      <w:r w:rsidR="3E55A89A" w:rsidRPr="1DE95781">
        <w:rPr>
          <w:rFonts w:eastAsia="Times New Roman"/>
        </w:rPr>
        <w:t>,</w:t>
      </w:r>
      <w:r w:rsidR="3E55A89A" w:rsidRPr="4116C90C">
        <w:rPr>
          <w:rFonts w:eastAsia="Times New Roman"/>
        </w:rPr>
        <w:t xml:space="preserve"> training </w:t>
      </w:r>
      <w:r w:rsidR="3E55A89A" w:rsidRPr="576AA8D8">
        <w:rPr>
          <w:rFonts w:eastAsia="Times New Roman"/>
        </w:rPr>
        <w:t xml:space="preserve">only the classification head. </w:t>
      </w:r>
      <w:r w:rsidR="35A8853F" w:rsidRPr="71DB4D55">
        <w:rPr>
          <w:rFonts w:eastAsia="Times New Roman"/>
        </w:rPr>
        <w:t>Subsequently</w:t>
      </w:r>
      <w:r w:rsidR="3E55A89A" w:rsidRPr="71DB4D55">
        <w:rPr>
          <w:rFonts w:eastAsia="Times New Roman"/>
        </w:rPr>
        <w:t>, Prithvi-600M was ev</w:t>
      </w:r>
      <w:r w:rsidR="349D4905" w:rsidRPr="71DB4D55">
        <w:rPr>
          <w:rFonts w:eastAsia="Times New Roman"/>
        </w:rPr>
        <w:t>aluated to assess whether i</w:t>
      </w:r>
      <w:r w:rsidR="1B082021" w:rsidRPr="71DB4D55">
        <w:rPr>
          <w:rFonts w:eastAsia="Times New Roman"/>
        </w:rPr>
        <w:t xml:space="preserve">ncreased model </w:t>
      </w:r>
      <w:r w:rsidR="1B082021" w:rsidRPr="74EB6A45">
        <w:rPr>
          <w:rFonts w:eastAsia="Times New Roman"/>
        </w:rPr>
        <w:t>capacity would improve classification performance</w:t>
      </w:r>
      <w:r w:rsidR="1B082021" w:rsidRPr="5DE2222D">
        <w:rPr>
          <w:rFonts w:eastAsia="Times New Roman"/>
        </w:rPr>
        <w:t xml:space="preserve">, using </w:t>
      </w:r>
      <w:r w:rsidR="1B082021" w:rsidRPr="5186A6F4">
        <w:rPr>
          <w:rFonts w:eastAsia="Times New Roman"/>
        </w:rPr>
        <w:t>identi</w:t>
      </w:r>
      <w:r w:rsidR="4D2AE628" w:rsidRPr="5186A6F4">
        <w:rPr>
          <w:rFonts w:eastAsia="Times New Roman"/>
        </w:rPr>
        <w:t>cal training configurations.</w:t>
      </w:r>
    </w:p>
    <w:p w14:paraId="629A43BB" w14:textId="537ADD77" w:rsidR="00056529" w:rsidRDefault="71B8698D" w:rsidP="00B9707F">
      <w:pPr>
        <w:spacing w:after="120" w:line="228" w:lineRule="auto"/>
        <w:ind w:firstLine="289"/>
        <w:jc w:val="both"/>
        <w:rPr>
          <w:rFonts w:eastAsia="Times New Roman"/>
        </w:rPr>
      </w:pPr>
      <w:r w:rsidRPr="444B0562">
        <w:rPr>
          <w:rFonts w:eastAsia="Times New Roman"/>
        </w:rPr>
        <w:t xml:space="preserve">The experiments were conducted within </w:t>
      </w:r>
      <w:r w:rsidRPr="7648D40E">
        <w:rPr>
          <w:rFonts w:eastAsia="Times New Roman"/>
        </w:rPr>
        <w:t xml:space="preserve">the </w:t>
      </w:r>
      <w:proofErr w:type="spellStart"/>
      <w:r w:rsidR="1615E16B" w:rsidRPr="5CC79703">
        <w:rPr>
          <w:rFonts w:eastAsia="Times New Roman"/>
        </w:rPr>
        <w:t>Pytorch</w:t>
      </w:r>
      <w:proofErr w:type="spellEnd"/>
      <w:r w:rsidRPr="7648D40E">
        <w:rPr>
          <w:rFonts w:eastAsia="Times New Roman"/>
        </w:rPr>
        <w:t xml:space="preserve"> framework.</w:t>
      </w:r>
      <w:r w:rsidRPr="0BE78B5F">
        <w:rPr>
          <w:rFonts w:eastAsia="Times New Roman"/>
        </w:rPr>
        <w:t xml:space="preserve"> </w:t>
      </w:r>
      <w:r w:rsidR="1615E16B" w:rsidRPr="3CB56E17">
        <w:rPr>
          <w:rFonts w:eastAsia="Times New Roman"/>
        </w:rPr>
        <w:t xml:space="preserve">The SSL MoCo pretraining was conducted using </w:t>
      </w:r>
      <w:r w:rsidR="008974C6" w:rsidRPr="3CB56E17">
        <w:rPr>
          <w:rFonts w:eastAsia="Times New Roman"/>
        </w:rPr>
        <w:t xml:space="preserve">Kaggle GPU </w:t>
      </w:r>
      <w:r w:rsidR="00973A9A" w:rsidRPr="3CB56E17">
        <w:rPr>
          <w:rFonts w:eastAsia="Times New Roman"/>
        </w:rPr>
        <w:t xml:space="preserve">for the </w:t>
      </w:r>
      <w:r w:rsidR="003A07C5" w:rsidRPr="3CB56E17">
        <w:rPr>
          <w:rFonts w:eastAsia="Times New Roman"/>
        </w:rPr>
        <w:t>subset of data</w:t>
      </w:r>
      <w:r w:rsidR="00C47F5D" w:rsidRPr="3CB56E17">
        <w:rPr>
          <w:rFonts w:eastAsia="Times New Roman"/>
        </w:rPr>
        <w:t>,</w:t>
      </w:r>
      <w:r w:rsidR="003A07C5" w:rsidRPr="3CB56E17">
        <w:rPr>
          <w:rFonts w:eastAsia="Times New Roman"/>
        </w:rPr>
        <w:t xml:space="preserve"> while</w:t>
      </w:r>
      <w:r w:rsidR="002C51D5">
        <w:rPr>
          <w:rFonts w:eastAsia="Times New Roman"/>
        </w:rPr>
        <w:t xml:space="preserve"> </w:t>
      </w:r>
      <w:r w:rsidR="00056529" w:rsidRPr="00056529">
        <w:rPr>
          <w:rFonts w:eastAsia="Times New Roman"/>
        </w:rPr>
        <w:t>a high-end laptop with an Intel Core i9-14900HX (24 cores/32 threads), NVIDIA RTX 4090 Laptop GPU</w:t>
      </w:r>
      <w:r w:rsidR="002345ED">
        <w:rPr>
          <w:rFonts w:eastAsia="Times New Roman"/>
        </w:rPr>
        <w:t xml:space="preserve">, </w:t>
      </w:r>
      <w:r w:rsidR="00056529" w:rsidRPr="00056529">
        <w:rPr>
          <w:rFonts w:eastAsia="Times New Roman"/>
        </w:rPr>
        <w:t>16 GB</w:t>
      </w:r>
      <w:r w:rsidR="002345ED">
        <w:rPr>
          <w:rFonts w:eastAsia="Times New Roman"/>
        </w:rPr>
        <w:t xml:space="preserve"> GPU Memory</w:t>
      </w:r>
      <w:r w:rsidR="00056529" w:rsidRPr="00056529">
        <w:rPr>
          <w:rFonts w:eastAsia="Times New Roman"/>
        </w:rPr>
        <w:t xml:space="preserve">, </w:t>
      </w:r>
      <w:r w:rsidR="00D35D41">
        <w:rPr>
          <w:rFonts w:eastAsia="Times New Roman"/>
        </w:rPr>
        <w:t xml:space="preserve">and </w:t>
      </w:r>
      <w:r w:rsidR="00056529" w:rsidRPr="00056529">
        <w:rPr>
          <w:rFonts w:eastAsia="Times New Roman"/>
        </w:rPr>
        <w:t>64 GB RAM</w:t>
      </w:r>
      <w:r w:rsidR="0039299A">
        <w:rPr>
          <w:rFonts w:eastAsia="Times New Roman"/>
        </w:rPr>
        <w:t xml:space="preserve"> </w:t>
      </w:r>
      <w:r w:rsidR="004D0424" w:rsidRPr="3CB56E17">
        <w:rPr>
          <w:rFonts w:eastAsia="Times New Roman"/>
        </w:rPr>
        <w:t xml:space="preserve">was used for </w:t>
      </w:r>
      <w:r w:rsidR="00C47F5D" w:rsidRPr="3CB56E17">
        <w:rPr>
          <w:rFonts w:eastAsia="Times New Roman"/>
        </w:rPr>
        <w:t xml:space="preserve">the </w:t>
      </w:r>
      <w:r w:rsidR="004D0424" w:rsidRPr="3CB56E17">
        <w:rPr>
          <w:rFonts w:eastAsia="Times New Roman"/>
        </w:rPr>
        <w:t xml:space="preserve">full </w:t>
      </w:r>
      <w:r w:rsidR="00C47F5D" w:rsidRPr="3CB56E17">
        <w:rPr>
          <w:rFonts w:eastAsia="Times New Roman"/>
        </w:rPr>
        <w:t>dataset</w:t>
      </w:r>
      <w:r w:rsidR="61CA270B" w:rsidRPr="205F5983">
        <w:rPr>
          <w:rFonts w:eastAsia="Times New Roman"/>
        </w:rPr>
        <w:t>.</w:t>
      </w:r>
      <w:r w:rsidR="6DE8C19F" w:rsidRPr="2FCF1786">
        <w:rPr>
          <w:rFonts w:eastAsia="Times New Roman"/>
        </w:rPr>
        <w:t xml:space="preserve"> </w:t>
      </w:r>
      <w:r w:rsidR="5C3A8B48" w:rsidRPr="5A7E5A64">
        <w:rPr>
          <w:rFonts w:eastAsia="Times New Roman"/>
        </w:rPr>
        <w:t>T</w:t>
      </w:r>
      <w:r w:rsidR="6DE8C19F" w:rsidRPr="5A7E5A64">
        <w:rPr>
          <w:rFonts w:eastAsia="Times New Roman"/>
        </w:rPr>
        <w:t>he</w:t>
      </w:r>
      <w:r w:rsidR="1615E16B" w:rsidRPr="3DB52A8E">
        <w:rPr>
          <w:rFonts w:eastAsia="Times New Roman"/>
        </w:rPr>
        <w:t xml:space="preserve"> downstream task based on the MoCo encoder was trained on the Kaggle GPU environment using the </w:t>
      </w:r>
      <w:r w:rsidR="1615E16B" w:rsidRPr="014C27B6">
        <w:rPr>
          <w:rFonts w:eastAsia="Times New Roman"/>
        </w:rPr>
        <w:t xml:space="preserve">dual </w:t>
      </w:r>
      <w:r w:rsidR="1615E16B" w:rsidRPr="07EE4446">
        <w:rPr>
          <w:rFonts w:eastAsia="Times New Roman"/>
        </w:rPr>
        <w:t xml:space="preserve">NVIDIA </w:t>
      </w:r>
      <w:r w:rsidR="1615E16B" w:rsidRPr="014C27B6">
        <w:rPr>
          <w:rFonts w:eastAsia="Times New Roman"/>
        </w:rPr>
        <w:t>Tesla</w:t>
      </w:r>
      <w:r w:rsidR="1615E16B" w:rsidRPr="3DB52A8E">
        <w:rPr>
          <w:rFonts w:eastAsia="Times New Roman"/>
        </w:rPr>
        <w:t xml:space="preserve"> T4 </w:t>
      </w:r>
      <w:r w:rsidR="1615E16B" w:rsidRPr="07EE4446">
        <w:rPr>
          <w:rFonts w:eastAsia="Times New Roman"/>
        </w:rPr>
        <w:t>GPUs</w:t>
      </w:r>
      <w:r w:rsidR="4C4EB0DC" w:rsidRPr="2AF5D910">
        <w:rPr>
          <w:rFonts w:eastAsia="Times New Roman"/>
        </w:rPr>
        <w:t xml:space="preserve"> </w:t>
      </w:r>
      <w:r w:rsidR="4C4EB0DC" w:rsidRPr="7AAB605C">
        <w:rPr>
          <w:rFonts w:eastAsia="Times New Roman"/>
        </w:rPr>
        <w:t xml:space="preserve">and Prithvi </w:t>
      </w:r>
      <w:r w:rsidR="4C4EB0DC" w:rsidRPr="55219A21">
        <w:rPr>
          <w:rFonts w:eastAsia="Times New Roman"/>
        </w:rPr>
        <w:t>was</w:t>
      </w:r>
      <w:r w:rsidR="4C4EB0DC" w:rsidRPr="7AAB605C">
        <w:rPr>
          <w:rFonts w:eastAsia="Times New Roman"/>
        </w:rPr>
        <w:t xml:space="preserve"> trained on Google </w:t>
      </w:r>
      <w:proofErr w:type="spellStart"/>
      <w:r w:rsidR="4C4EB0DC" w:rsidRPr="7AAB605C">
        <w:rPr>
          <w:rFonts w:eastAsia="Times New Roman"/>
        </w:rPr>
        <w:t>Colab</w:t>
      </w:r>
      <w:proofErr w:type="spellEnd"/>
      <w:r w:rsidR="4C4EB0DC" w:rsidRPr="7AAB605C">
        <w:rPr>
          <w:rFonts w:eastAsia="Times New Roman"/>
        </w:rPr>
        <w:t xml:space="preserve"> environment using the T4 GPUs</w:t>
      </w:r>
      <w:r w:rsidR="6DE8C19F" w:rsidRPr="7AAB605C">
        <w:rPr>
          <w:rFonts w:eastAsia="Times New Roman"/>
        </w:rPr>
        <w:t>.</w:t>
      </w:r>
    </w:p>
    <w:p w14:paraId="5D2DD83B" w14:textId="540F39C6" w:rsidR="009303D9" w:rsidRDefault="002C3CA3" w:rsidP="00B9707F">
      <w:pPr>
        <w:pStyle w:val="Heading1"/>
        <w:spacing w:after="120" w:line="228" w:lineRule="auto"/>
      </w:pPr>
      <w:r>
        <w:t>R</w:t>
      </w:r>
      <w:r w:rsidR="00F85790">
        <w:t>esults</w:t>
      </w:r>
      <w:r>
        <w:t xml:space="preserve"> </w:t>
      </w:r>
      <w:r w:rsidR="00F85790">
        <w:t>and</w:t>
      </w:r>
      <w:r>
        <w:t xml:space="preserve"> D</w:t>
      </w:r>
      <w:r w:rsidR="00F85790">
        <w:t>iscussions</w:t>
      </w:r>
    </w:p>
    <w:p w14:paraId="39AD5FF2" w14:textId="3646E360" w:rsidR="009303D9" w:rsidRDefault="0074745A" w:rsidP="00B9707F">
      <w:pPr>
        <w:pStyle w:val="Heading2"/>
        <w:spacing w:after="120" w:line="228" w:lineRule="auto"/>
      </w:pPr>
      <w:r>
        <w:t>Pre-</w:t>
      </w:r>
      <w:r w:rsidR="00853206">
        <w:t>T</w:t>
      </w:r>
      <w:r>
        <w:t>raining</w:t>
      </w:r>
    </w:p>
    <w:p w14:paraId="11C22DA0" w14:textId="46E42862" w:rsidR="00EF40F4" w:rsidRPr="006C6944" w:rsidRDefault="00EF40F4" w:rsidP="00B9707F">
      <w:pPr>
        <w:spacing w:after="120" w:line="228" w:lineRule="auto"/>
        <w:ind w:firstLine="284"/>
        <w:jc w:val="both"/>
        <w:rPr>
          <w:rStyle w:val="Emphasis"/>
        </w:rPr>
      </w:pPr>
      <w:r w:rsidRPr="006C6944">
        <w:rPr>
          <w:rStyle w:val="Emphasis"/>
        </w:rPr>
        <w:t xml:space="preserve">Table II presents the pre-training performance of </w:t>
      </w:r>
      <w:r w:rsidR="00F807DD">
        <w:rPr>
          <w:rStyle w:val="Emphasis"/>
        </w:rPr>
        <w:t xml:space="preserve">two </w:t>
      </w:r>
      <w:r w:rsidRPr="006C6944">
        <w:rPr>
          <w:rStyle w:val="Emphasis"/>
        </w:rPr>
        <w:t>experimental configurations, reporting the number of epochs, total training time, final training loss, and standard deviation.</w:t>
      </w:r>
    </w:p>
    <w:p w14:paraId="4B59E4E3" w14:textId="1EFE799B" w:rsidR="00EF40F4" w:rsidRPr="006C6944" w:rsidRDefault="00EF40F4" w:rsidP="00272D78">
      <w:pPr>
        <w:spacing w:after="120" w:line="228" w:lineRule="auto"/>
        <w:ind w:firstLine="284"/>
        <w:jc w:val="both"/>
        <w:rPr>
          <w:rStyle w:val="Emphasis"/>
        </w:rPr>
      </w:pPr>
      <w:r w:rsidRPr="006C6944">
        <w:rPr>
          <w:rStyle w:val="Emphasis"/>
        </w:rPr>
        <w:t>Experiment 1</w:t>
      </w:r>
      <w:r w:rsidR="002437B6">
        <w:rPr>
          <w:rStyle w:val="Emphasis"/>
        </w:rPr>
        <w:t xml:space="preserve"> (using </w:t>
      </w:r>
      <w:r w:rsidR="00573D2C">
        <w:rPr>
          <w:rStyle w:val="Emphasis"/>
        </w:rPr>
        <w:t xml:space="preserve">a </w:t>
      </w:r>
      <w:r w:rsidR="002437B6">
        <w:rPr>
          <w:rStyle w:val="Emphasis"/>
        </w:rPr>
        <w:t>subset of data)</w:t>
      </w:r>
      <w:r w:rsidRPr="006C6944">
        <w:rPr>
          <w:rStyle w:val="Emphasis"/>
        </w:rPr>
        <w:t xml:space="preserve"> achieved the lowest training loss (3.2313). The loss standard deviation (0.0159) is slightly higher than the other experiments, indicating marginally greater fluctuation during training. However, the lower loss suggests that this configuration converged faster and more effectively within fewer computational resources.</w:t>
      </w:r>
    </w:p>
    <w:p w14:paraId="38F5B839" w14:textId="75418212" w:rsidR="001F2751" w:rsidRPr="006C6944" w:rsidRDefault="00EF40F4" w:rsidP="00272D78">
      <w:pPr>
        <w:spacing w:after="120" w:line="228" w:lineRule="auto"/>
        <w:ind w:firstLine="284"/>
        <w:jc w:val="both"/>
        <w:rPr>
          <w:rStyle w:val="Emphasis"/>
        </w:rPr>
      </w:pPr>
      <w:r w:rsidRPr="3FD073A6">
        <w:rPr>
          <w:rStyle w:val="Emphasis"/>
        </w:rPr>
        <w:t>Experiment 2</w:t>
      </w:r>
      <w:r w:rsidR="002437B6" w:rsidRPr="3FD073A6">
        <w:rPr>
          <w:rStyle w:val="Emphasis"/>
        </w:rPr>
        <w:t xml:space="preserve"> (using the full </w:t>
      </w:r>
      <w:r w:rsidR="31428B6B" w:rsidRPr="3FD073A6">
        <w:rPr>
          <w:rStyle w:val="Emphasis"/>
        </w:rPr>
        <w:t>dataset) was</w:t>
      </w:r>
      <w:r w:rsidR="002F22FA" w:rsidRPr="3FD073A6">
        <w:rPr>
          <w:rStyle w:val="Emphasis"/>
        </w:rPr>
        <w:t xml:space="preserve"> initially trained for 50 </w:t>
      </w:r>
      <w:r w:rsidR="002437B6" w:rsidRPr="3FD073A6">
        <w:rPr>
          <w:rStyle w:val="Emphasis"/>
        </w:rPr>
        <w:t>epochs</w:t>
      </w:r>
      <w:r w:rsidR="005D55E7" w:rsidRPr="3FD073A6">
        <w:rPr>
          <w:rStyle w:val="Emphasis"/>
        </w:rPr>
        <w:t xml:space="preserve"> (</w:t>
      </w:r>
      <w:r w:rsidR="00C71389" w:rsidRPr="3FD073A6">
        <w:rPr>
          <w:rStyle w:val="Emphasis"/>
        </w:rPr>
        <w:t>a)</w:t>
      </w:r>
      <w:r w:rsidR="002437B6" w:rsidRPr="3FD073A6">
        <w:rPr>
          <w:rStyle w:val="Emphasis"/>
        </w:rPr>
        <w:t xml:space="preserve"> and later extend</w:t>
      </w:r>
      <w:r w:rsidR="00E163BB" w:rsidRPr="3FD073A6">
        <w:rPr>
          <w:rStyle w:val="Emphasis"/>
        </w:rPr>
        <w:t>ed</w:t>
      </w:r>
      <w:r w:rsidR="002437B6" w:rsidRPr="3FD073A6">
        <w:rPr>
          <w:rStyle w:val="Emphasis"/>
        </w:rPr>
        <w:t xml:space="preserve"> to 100 epochs</w:t>
      </w:r>
      <w:r w:rsidR="00C71389" w:rsidRPr="3FD073A6">
        <w:rPr>
          <w:rStyle w:val="Emphasis"/>
        </w:rPr>
        <w:t xml:space="preserve"> (b)</w:t>
      </w:r>
      <w:r w:rsidR="002437B6" w:rsidRPr="3FD073A6">
        <w:rPr>
          <w:rStyle w:val="Emphasis"/>
        </w:rPr>
        <w:t xml:space="preserve">. </w:t>
      </w:r>
      <w:r w:rsidR="00AB26FF" w:rsidRPr="3FD073A6">
        <w:rPr>
          <w:rStyle w:val="Emphasis"/>
        </w:rPr>
        <w:t xml:space="preserve">Despite training on </w:t>
      </w:r>
      <w:r w:rsidR="00AC2075" w:rsidRPr="3FD073A6">
        <w:rPr>
          <w:rStyle w:val="Emphasis"/>
        </w:rPr>
        <w:t xml:space="preserve">the </w:t>
      </w:r>
      <w:r w:rsidR="00AB26FF" w:rsidRPr="3FD073A6">
        <w:rPr>
          <w:rStyle w:val="Emphasis"/>
        </w:rPr>
        <w:t xml:space="preserve">full dataset, </w:t>
      </w:r>
      <w:r w:rsidR="00FE4240" w:rsidRPr="3FD073A6">
        <w:rPr>
          <w:rStyle w:val="Emphasis"/>
        </w:rPr>
        <w:t>experim</w:t>
      </w:r>
      <w:r w:rsidR="00CA24EF" w:rsidRPr="3FD073A6">
        <w:rPr>
          <w:rStyle w:val="Emphasis"/>
        </w:rPr>
        <w:t xml:space="preserve">ent 2 </w:t>
      </w:r>
      <w:r w:rsidRPr="3FD073A6">
        <w:rPr>
          <w:rStyle w:val="Emphasis"/>
        </w:rPr>
        <w:t>resulted in a higher training loss</w:t>
      </w:r>
      <w:r w:rsidR="00C94775" w:rsidRPr="3FD073A6">
        <w:rPr>
          <w:rStyle w:val="Emphasis"/>
        </w:rPr>
        <w:t xml:space="preserve"> </w:t>
      </w:r>
      <w:r w:rsidR="00D963D6" w:rsidRPr="3FD073A6">
        <w:rPr>
          <w:rStyle w:val="Emphasis"/>
        </w:rPr>
        <w:t>(3.84</w:t>
      </w:r>
      <w:r w:rsidR="004E659A" w:rsidRPr="3FD073A6">
        <w:rPr>
          <w:rStyle w:val="Emphasis"/>
        </w:rPr>
        <w:t>61</w:t>
      </w:r>
      <w:r w:rsidR="004C1ABC" w:rsidRPr="3FD073A6">
        <w:rPr>
          <w:rStyle w:val="Emphasis"/>
        </w:rPr>
        <w:t>(</w:t>
      </w:r>
      <w:r w:rsidR="003F26FB" w:rsidRPr="3FD073A6">
        <w:rPr>
          <w:rStyle w:val="Emphasis"/>
        </w:rPr>
        <w:t>a)</w:t>
      </w:r>
      <w:r w:rsidR="004E659A" w:rsidRPr="3FD073A6">
        <w:rPr>
          <w:rStyle w:val="Emphasis"/>
        </w:rPr>
        <w:t xml:space="preserve"> and </w:t>
      </w:r>
      <w:r w:rsidR="002A35C4" w:rsidRPr="3FD073A6">
        <w:rPr>
          <w:rStyle w:val="Emphasis"/>
        </w:rPr>
        <w:t>3.5682</w:t>
      </w:r>
      <w:r w:rsidR="003F26FB" w:rsidRPr="3FD073A6">
        <w:rPr>
          <w:rStyle w:val="Emphasis"/>
        </w:rPr>
        <w:t>(b)</w:t>
      </w:r>
      <w:r w:rsidR="002A35C4" w:rsidRPr="3FD073A6">
        <w:rPr>
          <w:rStyle w:val="Emphasis"/>
        </w:rPr>
        <w:t>)</w:t>
      </w:r>
      <w:r w:rsidR="00CF4978" w:rsidRPr="3FD073A6">
        <w:rPr>
          <w:rStyle w:val="Emphasis"/>
        </w:rPr>
        <w:t xml:space="preserve">. </w:t>
      </w:r>
      <w:r w:rsidR="00AC2075" w:rsidRPr="3FD073A6">
        <w:rPr>
          <w:rStyle w:val="Emphasis"/>
        </w:rPr>
        <w:t xml:space="preserve">However, </w:t>
      </w:r>
      <w:r w:rsidR="00054DAE" w:rsidRPr="3FD073A6">
        <w:rPr>
          <w:rStyle w:val="Emphasis"/>
        </w:rPr>
        <w:t>the loss standard deviation</w:t>
      </w:r>
      <w:r w:rsidR="00794EF6" w:rsidRPr="3FD073A6">
        <w:rPr>
          <w:rStyle w:val="Emphasis"/>
        </w:rPr>
        <w:t xml:space="preserve"> is lower than </w:t>
      </w:r>
      <w:r w:rsidR="00B05E93" w:rsidRPr="3FD073A6">
        <w:rPr>
          <w:rStyle w:val="Emphasis"/>
        </w:rPr>
        <w:t xml:space="preserve">that of </w:t>
      </w:r>
      <w:r w:rsidR="00794EF6" w:rsidRPr="3FD073A6">
        <w:rPr>
          <w:rStyle w:val="Emphasis"/>
        </w:rPr>
        <w:t>experiment 1</w:t>
      </w:r>
      <w:r w:rsidR="002A35C4" w:rsidRPr="3FD073A6">
        <w:rPr>
          <w:rStyle w:val="Emphasis"/>
        </w:rPr>
        <w:t>,</w:t>
      </w:r>
      <w:r w:rsidR="00794EF6" w:rsidRPr="3FD073A6">
        <w:rPr>
          <w:rStyle w:val="Emphasis"/>
        </w:rPr>
        <w:t xml:space="preserve"> </w:t>
      </w:r>
      <w:r w:rsidR="00E95477" w:rsidRPr="3FD073A6">
        <w:rPr>
          <w:rStyle w:val="Emphasis"/>
        </w:rPr>
        <w:t>which indicates</w:t>
      </w:r>
      <w:r w:rsidRPr="3FD073A6">
        <w:rPr>
          <w:rStyle w:val="Emphasis"/>
        </w:rPr>
        <w:t xml:space="preserve"> slightly more stable training</w:t>
      </w:r>
      <w:r w:rsidR="00D8433D" w:rsidRPr="3FD073A6">
        <w:rPr>
          <w:rStyle w:val="Emphasis"/>
        </w:rPr>
        <w:t>.</w:t>
      </w:r>
      <w:r w:rsidR="08144BE0" w:rsidRPr="3FD073A6">
        <w:rPr>
          <w:rStyle w:val="Emphasis"/>
        </w:rPr>
        <w:t xml:space="preserve"> </w:t>
      </w:r>
      <w:r w:rsidRPr="006C6944">
        <w:rPr>
          <w:rStyle w:val="Emphasis"/>
        </w:rPr>
        <w:t xml:space="preserve">Experiment 2(b) extended the training duration to 100 epochs, </w:t>
      </w:r>
      <w:r w:rsidR="00E34D44">
        <w:rPr>
          <w:rStyle w:val="Emphasis"/>
        </w:rPr>
        <w:t>show</w:t>
      </w:r>
      <w:r w:rsidR="008817D0">
        <w:rPr>
          <w:rStyle w:val="Emphasis"/>
        </w:rPr>
        <w:t>ing</w:t>
      </w:r>
      <w:r w:rsidR="00E34D44">
        <w:rPr>
          <w:rStyle w:val="Emphasis"/>
        </w:rPr>
        <w:t xml:space="preserve"> the gradual </w:t>
      </w:r>
      <w:r w:rsidR="006E52DD">
        <w:rPr>
          <w:rStyle w:val="Emphasis"/>
        </w:rPr>
        <w:t>convergence</w:t>
      </w:r>
      <w:r w:rsidR="008817D0">
        <w:rPr>
          <w:rStyle w:val="Emphasis"/>
        </w:rPr>
        <w:t xml:space="preserve"> (loss </w:t>
      </w:r>
      <w:r w:rsidR="008817D0" w:rsidRPr="006C6944">
        <w:rPr>
          <w:rStyle w:val="Emphasis"/>
        </w:rPr>
        <w:t>from 3.8461 to 3.5682)</w:t>
      </w:r>
      <w:r w:rsidR="00124AA3">
        <w:rPr>
          <w:rStyle w:val="Emphasis"/>
        </w:rPr>
        <w:t xml:space="preserve"> as compared to </w:t>
      </w:r>
      <w:r w:rsidR="008817D0">
        <w:rPr>
          <w:rStyle w:val="Emphasis"/>
        </w:rPr>
        <w:t>Experiment</w:t>
      </w:r>
      <w:r w:rsidR="00124AA3">
        <w:rPr>
          <w:rStyle w:val="Emphasis"/>
        </w:rPr>
        <w:t xml:space="preserve"> </w:t>
      </w:r>
      <w:r w:rsidR="00914DEF">
        <w:rPr>
          <w:rStyle w:val="Emphasis"/>
        </w:rPr>
        <w:t>2(a)</w:t>
      </w:r>
      <w:r w:rsidR="006E52DD">
        <w:rPr>
          <w:rStyle w:val="Emphasis"/>
        </w:rPr>
        <w:t>.</w:t>
      </w:r>
      <w:r w:rsidR="00F67B60">
        <w:rPr>
          <w:rStyle w:val="Emphasis"/>
        </w:rPr>
        <w:t xml:space="preserve"> </w:t>
      </w:r>
      <w:r w:rsidRPr="006C6944">
        <w:rPr>
          <w:rStyle w:val="Emphasis"/>
        </w:rPr>
        <w:t>However, despite the increased computational cost</w:t>
      </w:r>
      <w:r w:rsidR="00F67B60">
        <w:rPr>
          <w:rStyle w:val="Emphasis"/>
        </w:rPr>
        <w:t xml:space="preserve"> and amount of dataset</w:t>
      </w:r>
      <w:r w:rsidRPr="006C6944">
        <w:rPr>
          <w:rStyle w:val="Emphasis"/>
        </w:rPr>
        <w:t>, the loss still did not surpass the performance of Experiment 1.</w:t>
      </w:r>
    </w:p>
    <w:p w14:paraId="2BE6D9F0" w14:textId="2FE8E374" w:rsidR="00F0357E" w:rsidRDefault="007A461E" w:rsidP="00B9707F">
      <w:pPr>
        <w:pStyle w:val="tablehead"/>
        <w:spacing w:line="228" w:lineRule="auto"/>
      </w:pPr>
      <w:r>
        <w:t xml:space="preserve">Pre-training </w:t>
      </w:r>
      <w:r w:rsidR="008868A8">
        <w:t>Performance</w:t>
      </w:r>
    </w:p>
    <w:tbl>
      <w:tblPr>
        <w:tblpPr w:leftFromText="180" w:rightFromText="180" w:vertAnchor="text" w:horzAnchor="margin" w:tblpY="13"/>
        <w:tblW w:w="48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06"/>
        <w:gridCol w:w="709"/>
        <w:gridCol w:w="1134"/>
        <w:gridCol w:w="1134"/>
        <w:gridCol w:w="1134"/>
      </w:tblGrid>
      <w:tr w:rsidR="00E9786B" w14:paraId="3C8DA7A0" w14:textId="77777777" w:rsidTr="00E9786B">
        <w:trPr>
          <w:trHeight w:val="240"/>
          <w:tblHeader/>
        </w:trPr>
        <w:tc>
          <w:tcPr>
            <w:tcW w:w="706" w:type="dxa"/>
            <w:vAlign w:val="center"/>
          </w:tcPr>
          <w:p w14:paraId="25A32533" w14:textId="77777777" w:rsidR="00E9786B" w:rsidRPr="000C3330" w:rsidRDefault="00E9786B" w:rsidP="00E9786B">
            <w:pPr>
              <w:spacing w:line="228" w:lineRule="auto"/>
              <w:rPr>
                <w:b/>
                <w:bCs/>
                <w:i/>
                <w:iCs/>
                <w:sz w:val="16"/>
                <w:szCs w:val="16"/>
              </w:rPr>
            </w:pPr>
            <w:r w:rsidRPr="000C3330">
              <w:rPr>
                <w:b/>
                <w:bCs/>
                <w:i/>
                <w:iCs/>
                <w:sz w:val="16"/>
                <w:szCs w:val="16"/>
              </w:rPr>
              <w:t>Exp Id</w:t>
            </w:r>
          </w:p>
        </w:tc>
        <w:tc>
          <w:tcPr>
            <w:tcW w:w="709" w:type="dxa"/>
            <w:vAlign w:val="center"/>
          </w:tcPr>
          <w:p w14:paraId="7ED6D73C" w14:textId="77777777" w:rsidR="00E9786B" w:rsidRDefault="00E9786B" w:rsidP="00E9786B">
            <w:pPr>
              <w:pStyle w:val="tablecolsubhead"/>
              <w:spacing w:line="228" w:lineRule="auto"/>
            </w:pPr>
            <w:r>
              <w:t>Epoch</w:t>
            </w:r>
          </w:p>
        </w:tc>
        <w:tc>
          <w:tcPr>
            <w:tcW w:w="1134" w:type="dxa"/>
            <w:vAlign w:val="center"/>
          </w:tcPr>
          <w:p w14:paraId="130C2477" w14:textId="77777777" w:rsidR="00E9786B" w:rsidRDefault="00E9786B" w:rsidP="00E9786B">
            <w:pPr>
              <w:pStyle w:val="tablecolsubhead"/>
              <w:spacing w:line="228" w:lineRule="auto"/>
            </w:pPr>
            <w:r>
              <w:t>Training Time</w:t>
            </w:r>
          </w:p>
        </w:tc>
        <w:tc>
          <w:tcPr>
            <w:tcW w:w="1134" w:type="dxa"/>
            <w:vAlign w:val="center"/>
          </w:tcPr>
          <w:p w14:paraId="53DFB2E2" w14:textId="77777777" w:rsidR="00E9786B" w:rsidRDefault="00E9786B" w:rsidP="00E9786B">
            <w:pPr>
              <w:pStyle w:val="tablecolsubhead"/>
              <w:spacing w:line="228" w:lineRule="auto"/>
            </w:pPr>
            <w:r>
              <w:t>Train Loss</w:t>
            </w:r>
          </w:p>
        </w:tc>
        <w:tc>
          <w:tcPr>
            <w:tcW w:w="1134" w:type="dxa"/>
            <w:vAlign w:val="center"/>
          </w:tcPr>
          <w:p w14:paraId="47DE7725" w14:textId="77777777" w:rsidR="00E9786B" w:rsidRDefault="00E9786B" w:rsidP="00E9786B">
            <w:pPr>
              <w:pStyle w:val="tablecolsubhead"/>
              <w:spacing w:line="228" w:lineRule="auto"/>
            </w:pPr>
            <w:r>
              <w:t>Train Std</w:t>
            </w:r>
          </w:p>
        </w:tc>
      </w:tr>
      <w:tr w:rsidR="00E9786B" w14:paraId="6B3BBE6A" w14:textId="77777777" w:rsidTr="00E9786B">
        <w:trPr>
          <w:trHeight w:val="323"/>
        </w:trPr>
        <w:tc>
          <w:tcPr>
            <w:tcW w:w="706" w:type="dxa"/>
            <w:vAlign w:val="center"/>
          </w:tcPr>
          <w:p w14:paraId="21646F28" w14:textId="77777777" w:rsidR="00E9786B" w:rsidRDefault="00E9786B" w:rsidP="00E9786B">
            <w:pPr>
              <w:pStyle w:val="tablecopy"/>
              <w:spacing w:line="228" w:lineRule="auto"/>
              <w:jc w:val="center"/>
              <w:rPr>
                <w:sz w:val="8"/>
                <w:szCs w:val="8"/>
              </w:rPr>
            </w:pPr>
            <w:r>
              <w:t>1</w:t>
            </w:r>
          </w:p>
        </w:tc>
        <w:tc>
          <w:tcPr>
            <w:tcW w:w="709" w:type="dxa"/>
            <w:vAlign w:val="center"/>
          </w:tcPr>
          <w:p w14:paraId="250916B1" w14:textId="77777777" w:rsidR="00E9786B" w:rsidRDefault="00E9786B" w:rsidP="00E9786B">
            <w:pPr>
              <w:spacing w:line="228" w:lineRule="auto"/>
              <w:rPr>
                <w:sz w:val="16"/>
                <w:szCs w:val="16"/>
              </w:rPr>
            </w:pPr>
            <w:r>
              <w:rPr>
                <w:sz w:val="16"/>
                <w:szCs w:val="16"/>
              </w:rPr>
              <w:t>50</w:t>
            </w:r>
          </w:p>
        </w:tc>
        <w:tc>
          <w:tcPr>
            <w:tcW w:w="1134" w:type="dxa"/>
            <w:vAlign w:val="center"/>
          </w:tcPr>
          <w:p w14:paraId="68B850E0" w14:textId="77777777" w:rsidR="00E9786B" w:rsidRDefault="00E9786B" w:rsidP="00E9786B">
            <w:pPr>
              <w:spacing w:line="228" w:lineRule="auto"/>
              <w:rPr>
                <w:sz w:val="16"/>
                <w:szCs w:val="16"/>
              </w:rPr>
            </w:pPr>
            <w:r>
              <w:rPr>
                <w:sz w:val="16"/>
                <w:szCs w:val="16"/>
              </w:rPr>
              <w:t xml:space="preserve">3 </w:t>
            </w:r>
            <w:proofErr w:type="spellStart"/>
            <w:r>
              <w:rPr>
                <w:sz w:val="16"/>
                <w:szCs w:val="16"/>
              </w:rPr>
              <w:t>hr</w:t>
            </w:r>
            <w:proofErr w:type="spellEnd"/>
            <w:r>
              <w:rPr>
                <w:sz w:val="16"/>
                <w:szCs w:val="16"/>
              </w:rPr>
              <w:t xml:space="preserve"> 29 min</w:t>
            </w:r>
          </w:p>
        </w:tc>
        <w:tc>
          <w:tcPr>
            <w:tcW w:w="1134" w:type="dxa"/>
            <w:vAlign w:val="center"/>
          </w:tcPr>
          <w:p w14:paraId="020393A5" w14:textId="77777777" w:rsidR="00E9786B" w:rsidRDefault="00E9786B" w:rsidP="00E9786B">
            <w:pPr>
              <w:spacing w:line="228" w:lineRule="auto"/>
              <w:rPr>
                <w:sz w:val="16"/>
                <w:szCs w:val="16"/>
              </w:rPr>
            </w:pPr>
            <w:r>
              <w:rPr>
                <w:sz w:val="16"/>
                <w:szCs w:val="16"/>
              </w:rPr>
              <w:t>3.2313</w:t>
            </w:r>
          </w:p>
        </w:tc>
        <w:tc>
          <w:tcPr>
            <w:tcW w:w="1134" w:type="dxa"/>
            <w:vAlign w:val="center"/>
          </w:tcPr>
          <w:p w14:paraId="5E43D47E" w14:textId="77777777" w:rsidR="00E9786B" w:rsidRDefault="00E9786B" w:rsidP="00E9786B">
            <w:pPr>
              <w:spacing w:line="228" w:lineRule="auto"/>
              <w:rPr>
                <w:sz w:val="16"/>
                <w:szCs w:val="16"/>
              </w:rPr>
            </w:pPr>
            <w:r>
              <w:rPr>
                <w:sz w:val="16"/>
                <w:szCs w:val="16"/>
              </w:rPr>
              <w:t>0.0159</w:t>
            </w:r>
          </w:p>
        </w:tc>
      </w:tr>
      <w:tr w:rsidR="00E9786B" w14:paraId="042CAFF6" w14:textId="77777777" w:rsidTr="00E9786B">
        <w:trPr>
          <w:trHeight w:val="271"/>
        </w:trPr>
        <w:tc>
          <w:tcPr>
            <w:tcW w:w="706" w:type="dxa"/>
            <w:vAlign w:val="center"/>
          </w:tcPr>
          <w:p w14:paraId="6E04D4C7" w14:textId="77777777" w:rsidR="00E9786B" w:rsidRDefault="00E9786B" w:rsidP="00E9786B">
            <w:pPr>
              <w:pStyle w:val="tablecopy"/>
              <w:spacing w:line="228" w:lineRule="auto"/>
              <w:jc w:val="center"/>
            </w:pPr>
            <w:r>
              <w:t>2 (a)</w:t>
            </w:r>
          </w:p>
        </w:tc>
        <w:tc>
          <w:tcPr>
            <w:tcW w:w="709" w:type="dxa"/>
            <w:vAlign w:val="center"/>
          </w:tcPr>
          <w:p w14:paraId="4A63C244" w14:textId="77777777" w:rsidR="00E9786B" w:rsidRDefault="00E9786B" w:rsidP="00E9786B">
            <w:pPr>
              <w:spacing w:line="228" w:lineRule="auto"/>
              <w:rPr>
                <w:sz w:val="16"/>
                <w:szCs w:val="16"/>
              </w:rPr>
            </w:pPr>
            <w:r>
              <w:rPr>
                <w:sz w:val="16"/>
                <w:szCs w:val="16"/>
              </w:rPr>
              <w:t>50</w:t>
            </w:r>
          </w:p>
        </w:tc>
        <w:tc>
          <w:tcPr>
            <w:tcW w:w="1134" w:type="dxa"/>
            <w:vAlign w:val="center"/>
          </w:tcPr>
          <w:p w14:paraId="70207ACD" w14:textId="77777777" w:rsidR="00E9786B" w:rsidRDefault="00E9786B" w:rsidP="00E9786B">
            <w:pPr>
              <w:spacing w:line="228" w:lineRule="auto"/>
              <w:rPr>
                <w:sz w:val="16"/>
                <w:szCs w:val="16"/>
              </w:rPr>
            </w:pPr>
            <w:r>
              <w:rPr>
                <w:sz w:val="16"/>
                <w:szCs w:val="16"/>
              </w:rPr>
              <w:t xml:space="preserve">7 </w:t>
            </w:r>
            <w:proofErr w:type="spellStart"/>
            <w:r>
              <w:rPr>
                <w:sz w:val="16"/>
                <w:szCs w:val="16"/>
              </w:rPr>
              <w:t>hr</w:t>
            </w:r>
            <w:proofErr w:type="spellEnd"/>
            <w:r>
              <w:rPr>
                <w:sz w:val="16"/>
                <w:szCs w:val="16"/>
              </w:rPr>
              <w:t xml:space="preserve"> 53 min</w:t>
            </w:r>
          </w:p>
        </w:tc>
        <w:tc>
          <w:tcPr>
            <w:tcW w:w="1134" w:type="dxa"/>
            <w:vAlign w:val="center"/>
          </w:tcPr>
          <w:p w14:paraId="2913EAFB" w14:textId="77777777" w:rsidR="00E9786B" w:rsidRDefault="00E9786B" w:rsidP="00E9786B">
            <w:pPr>
              <w:spacing w:line="228" w:lineRule="auto"/>
              <w:rPr>
                <w:sz w:val="16"/>
                <w:szCs w:val="16"/>
              </w:rPr>
            </w:pPr>
            <w:r>
              <w:rPr>
                <w:sz w:val="16"/>
                <w:szCs w:val="16"/>
              </w:rPr>
              <w:t>3.8461</w:t>
            </w:r>
          </w:p>
        </w:tc>
        <w:tc>
          <w:tcPr>
            <w:tcW w:w="1134" w:type="dxa"/>
            <w:vAlign w:val="center"/>
          </w:tcPr>
          <w:p w14:paraId="7C2A7739" w14:textId="77777777" w:rsidR="00E9786B" w:rsidRDefault="00E9786B" w:rsidP="00E9786B">
            <w:pPr>
              <w:spacing w:line="228" w:lineRule="auto"/>
              <w:rPr>
                <w:sz w:val="16"/>
                <w:szCs w:val="16"/>
              </w:rPr>
            </w:pPr>
            <w:r>
              <w:rPr>
                <w:sz w:val="16"/>
                <w:szCs w:val="16"/>
              </w:rPr>
              <w:t>0.0143</w:t>
            </w:r>
          </w:p>
        </w:tc>
      </w:tr>
      <w:tr w:rsidR="00E9786B" w14:paraId="144CBEBF" w14:textId="77777777" w:rsidTr="00E9786B">
        <w:trPr>
          <w:trHeight w:val="375"/>
        </w:trPr>
        <w:tc>
          <w:tcPr>
            <w:tcW w:w="706" w:type="dxa"/>
            <w:vAlign w:val="center"/>
          </w:tcPr>
          <w:p w14:paraId="41671336" w14:textId="77777777" w:rsidR="00E9786B" w:rsidRDefault="00E9786B" w:rsidP="00E9786B">
            <w:pPr>
              <w:pStyle w:val="tablecopy"/>
              <w:spacing w:line="228" w:lineRule="auto"/>
              <w:jc w:val="center"/>
            </w:pPr>
            <w:r>
              <w:t>2 (b)</w:t>
            </w:r>
          </w:p>
        </w:tc>
        <w:tc>
          <w:tcPr>
            <w:tcW w:w="709" w:type="dxa"/>
            <w:vAlign w:val="center"/>
          </w:tcPr>
          <w:p w14:paraId="2A58C3DA" w14:textId="77777777" w:rsidR="00E9786B" w:rsidRDefault="00E9786B" w:rsidP="00E9786B">
            <w:pPr>
              <w:spacing w:line="228" w:lineRule="auto"/>
              <w:rPr>
                <w:sz w:val="16"/>
                <w:szCs w:val="16"/>
              </w:rPr>
            </w:pPr>
            <w:r>
              <w:rPr>
                <w:sz w:val="16"/>
                <w:szCs w:val="16"/>
              </w:rPr>
              <w:t>100</w:t>
            </w:r>
          </w:p>
        </w:tc>
        <w:tc>
          <w:tcPr>
            <w:tcW w:w="1134" w:type="dxa"/>
            <w:vAlign w:val="center"/>
          </w:tcPr>
          <w:p w14:paraId="2A5E55BE" w14:textId="77777777" w:rsidR="00E9786B" w:rsidRDefault="00E9786B" w:rsidP="00E9786B">
            <w:pPr>
              <w:spacing w:line="228" w:lineRule="auto"/>
              <w:rPr>
                <w:sz w:val="16"/>
                <w:szCs w:val="16"/>
              </w:rPr>
            </w:pPr>
            <w:r>
              <w:rPr>
                <w:sz w:val="16"/>
                <w:szCs w:val="16"/>
              </w:rPr>
              <w:t xml:space="preserve">15 </w:t>
            </w:r>
            <w:proofErr w:type="spellStart"/>
            <w:r>
              <w:rPr>
                <w:sz w:val="16"/>
                <w:szCs w:val="16"/>
              </w:rPr>
              <w:t>hr</w:t>
            </w:r>
            <w:proofErr w:type="spellEnd"/>
            <w:r>
              <w:rPr>
                <w:sz w:val="16"/>
                <w:szCs w:val="16"/>
              </w:rPr>
              <w:t xml:space="preserve"> 46 min</w:t>
            </w:r>
          </w:p>
        </w:tc>
        <w:tc>
          <w:tcPr>
            <w:tcW w:w="1134" w:type="dxa"/>
            <w:vAlign w:val="center"/>
          </w:tcPr>
          <w:p w14:paraId="000C21CF" w14:textId="77777777" w:rsidR="00E9786B" w:rsidRDefault="00E9786B" w:rsidP="00E9786B">
            <w:pPr>
              <w:spacing w:line="228" w:lineRule="auto"/>
              <w:rPr>
                <w:sz w:val="16"/>
                <w:szCs w:val="16"/>
              </w:rPr>
            </w:pPr>
            <w:r>
              <w:rPr>
                <w:sz w:val="16"/>
                <w:szCs w:val="16"/>
              </w:rPr>
              <w:t>3.5682</w:t>
            </w:r>
          </w:p>
        </w:tc>
        <w:tc>
          <w:tcPr>
            <w:tcW w:w="1134" w:type="dxa"/>
            <w:vAlign w:val="center"/>
          </w:tcPr>
          <w:p w14:paraId="6C79B61F" w14:textId="77777777" w:rsidR="00E9786B" w:rsidRDefault="00E9786B" w:rsidP="00E9786B">
            <w:pPr>
              <w:spacing w:line="228" w:lineRule="auto"/>
              <w:rPr>
                <w:sz w:val="16"/>
                <w:szCs w:val="16"/>
              </w:rPr>
            </w:pPr>
            <w:r>
              <w:rPr>
                <w:sz w:val="16"/>
                <w:szCs w:val="16"/>
              </w:rPr>
              <w:t>0.0137</w:t>
            </w:r>
          </w:p>
        </w:tc>
      </w:tr>
    </w:tbl>
    <w:p w14:paraId="206214DB" w14:textId="09DD920E" w:rsidR="0074745A" w:rsidRDefault="0074745A" w:rsidP="00B9707F">
      <w:pPr>
        <w:pStyle w:val="Heading2"/>
        <w:spacing w:after="120" w:line="228" w:lineRule="auto"/>
        <w:rPr>
          <w:rFonts w:eastAsia="Times New Roman"/>
        </w:rPr>
      </w:pPr>
      <w:r>
        <w:t>Downstr</w:t>
      </w:r>
      <w:r w:rsidR="004F40FC">
        <w:t>eamingTask</w:t>
      </w:r>
    </w:p>
    <w:p w14:paraId="14D8B29E" w14:textId="09EA15F5" w:rsidR="4A1FC2DE" w:rsidRDefault="4A1FC2DE" w:rsidP="00B9707F">
      <w:pPr>
        <w:spacing w:after="120" w:line="228" w:lineRule="auto"/>
        <w:ind w:firstLine="284"/>
        <w:jc w:val="both"/>
      </w:pPr>
      <w:r w:rsidRPr="5DE2222D">
        <w:t xml:space="preserve">Table III presents the performance metric of the experiments done for the downstream crop disease classification task. The baseline model achieved a Macro F1-score of 58.7%, which </w:t>
      </w:r>
      <w:r w:rsidR="5ACB5364">
        <w:t xml:space="preserve">provided </w:t>
      </w:r>
      <w:r w:rsidRPr="5DE2222D">
        <w:t xml:space="preserve">a reference for </w:t>
      </w:r>
      <w:r w:rsidR="79EAD46C">
        <w:t xml:space="preserve">assessing </w:t>
      </w:r>
      <w:r>
        <w:t xml:space="preserve">the </w:t>
      </w:r>
      <w:r w:rsidR="50483749">
        <w:t xml:space="preserve">benefit </w:t>
      </w:r>
      <w:r>
        <w:t>of</w:t>
      </w:r>
      <w:r w:rsidRPr="5DE2222D">
        <w:t xml:space="preserve"> self-supervised learning pretraining.</w:t>
      </w:r>
    </w:p>
    <w:p w14:paraId="0D70C798" w14:textId="5830C92C" w:rsidR="0074745A" w:rsidRPr="005B520E" w:rsidRDefault="0EBD2027" w:rsidP="00B9707F">
      <w:pPr>
        <w:pStyle w:val="tablehead"/>
        <w:spacing w:line="228" w:lineRule="auto"/>
      </w:pPr>
      <w:r>
        <w:t>Performance metrics for each experiment</w:t>
      </w:r>
    </w:p>
    <w:tbl>
      <w:tblPr>
        <w:tblW w:w="48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10"/>
        <w:gridCol w:w="2022"/>
        <w:gridCol w:w="1134"/>
        <w:gridCol w:w="924"/>
      </w:tblGrid>
      <w:tr w:rsidR="00C844C7" w14:paraId="41BAF12B" w14:textId="77777777" w:rsidTr="00FA5BB1">
        <w:trPr>
          <w:trHeight w:val="372"/>
          <w:tblHeader/>
          <w:jc w:val="center"/>
        </w:trPr>
        <w:tc>
          <w:tcPr>
            <w:tcW w:w="810" w:type="dxa"/>
            <w:vAlign w:val="center"/>
          </w:tcPr>
          <w:p w14:paraId="0E6202F9" w14:textId="453E20F3" w:rsidR="533F47C4" w:rsidRPr="000C3330" w:rsidRDefault="29771AD0" w:rsidP="00B9707F">
            <w:pPr>
              <w:pStyle w:val="tablecolhead"/>
              <w:spacing w:after="120" w:line="228" w:lineRule="auto"/>
              <w:rPr>
                <w:i/>
                <w:iCs/>
              </w:rPr>
            </w:pPr>
            <w:r w:rsidRPr="000C3330">
              <w:rPr>
                <w:i/>
                <w:iCs/>
              </w:rPr>
              <w:t>Experiment</w:t>
            </w:r>
          </w:p>
        </w:tc>
        <w:tc>
          <w:tcPr>
            <w:tcW w:w="2022" w:type="dxa"/>
            <w:vAlign w:val="center"/>
          </w:tcPr>
          <w:p w14:paraId="370CD6BD" w14:textId="0F17B20B" w:rsidR="3FECD642" w:rsidRPr="000C3330" w:rsidRDefault="3FECD642" w:rsidP="00B9707F">
            <w:pPr>
              <w:pStyle w:val="tablecolhead"/>
              <w:spacing w:after="120" w:line="228" w:lineRule="auto"/>
              <w:rPr>
                <w:i/>
                <w:iCs/>
              </w:rPr>
            </w:pPr>
            <w:r w:rsidRPr="000C3330">
              <w:rPr>
                <w:i/>
                <w:iCs/>
              </w:rPr>
              <w:t>Weights</w:t>
            </w:r>
          </w:p>
        </w:tc>
        <w:tc>
          <w:tcPr>
            <w:tcW w:w="1134" w:type="dxa"/>
            <w:vAlign w:val="center"/>
          </w:tcPr>
          <w:p w14:paraId="5FEE9194" w14:textId="7EDFC67D" w:rsidR="00A25DED" w:rsidRPr="000C3330" w:rsidRDefault="13829DF9" w:rsidP="00B9707F">
            <w:pPr>
              <w:pStyle w:val="tablecolsubhead"/>
              <w:spacing w:after="120" w:line="228" w:lineRule="auto"/>
            </w:pPr>
            <w:r w:rsidRPr="000C3330">
              <w:t xml:space="preserve">Val </w:t>
            </w:r>
            <w:r w:rsidR="29771AD0" w:rsidRPr="000C3330">
              <w:t>Macro F1-score</w:t>
            </w:r>
            <w:r w:rsidR="1F23CEAB" w:rsidRPr="000C3330">
              <w:t xml:space="preserve"> (%)</w:t>
            </w:r>
          </w:p>
        </w:tc>
        <w:tc>
          <w:tcPr>
            <w:tcW w:w="924" w:type="dxa"/>
            <w:vAlign w:val="center"/>
          </w:tcPr>
          <w:p w14:paraId="77481825" w14:textId="09224B77" w:rsidR="4FF6D6BB" w:rsidRPr="000C3330" w:rsidRDefault="4FF6D6BB" w:rsidP="00B9707F">
            <w:pPr>
              <w:pStyle w:val="tablecolsubhead"/>
              <w:spacing w:after="120" w:line="228" w:lineRule="auto"/>
            </w:pPr>
            <w:r w:rsidRPr="000C3330">
              <w:t>Evaluation Score (%)</w:t>
            </w:r>
          </w:p>
        </w:tc>
      </w:tr>
      <w:tr w:rsidR="00C844C7" w14:paraId="70F954E8" w14:textId="77777777" w:rsidTr="001D5375">
        <w:trPr>
          <w:trHeight w:val="322"/>
          <w:jc w:val="center"/>
        </w:trPr>
        <w:tc>
          <w:tcPr>
            <w:tcW w:w="810" w:type="dxa"/>
            <w:vAlign w:val="center"/>
          </w:tcPr>
          <w:p w14:paraId="3BC2E366" w14:textId="75E512D5" w:rsidR="0074745A" w:rsidRDefault="29771AD0" w:rsidP="00FA5BB1">
            <w:pPr>
              <w:pStyle w:val="tablecopy"/>
              <w:spacing w:line="228" w:lineRule="auto"/>
              <w:jc w:val="center"/>
            </w:pPr>
            <w:r>
              <w:t>Baseline</w:t>
            </w:r>
          </w:p>
        </w:tc>
        <w:tc>
          <w:tcPr>
            <w:tcW w:w="2022" w:type="dxa"/>
            <w:vAlign w:val="center"/>
          </w:tcPr>
          <w:p w14:paraId="2E677C8E" w14:textId="28B9EB71" w:rsidR="20D02F8C" w:rsidRDefault="20D02F8C" w:rsidP="00FA5BB1">
            <w:pPr>
              <w:spacing w:line="228" w:lineRule="auto"/>
              <w:rPr>
                <w:sz w:val="16"/>
                <w:szCs w:val="16"/>
              </w:rPr>
            </w:pPr>
            <w:r w:rsidRPr="20D02F8C">
              <w:rPr>
                <w:sz w:val="16"/>
                <w:szCs w:val="16"/>
              </w:rPr>
              <w:t>ResNet50 S2 weights</w:t>
            </w:r>
          </w:p>
        </w:tc>
        <w:tc>
          <w:tcPr>
            <w:tcW w:w="1134" w:type="dxa"/>
            <w:vAlign w:val="center"/>
          </w:tcPr>
          <w:p w14:paraId="5A27C101" w14:textId="63301ED4" w:rsidR="00A25DED" w:rsidRDefault="560803B0" w:rsidP="00FA5BB1">
            <w:pPr>
              <w:spacing w:line="228" w:lineRule="auto"/>
              <w:rPr>
                <w:sz w:val="16"/>
                <w:szCs w:val="16"/>
              </w:rPr>
            </w:pPr>
            <w:r w:rsidRPr="3FD073A6">
              <w:rPr>
                <w:sz w:val="16"/>
                <w:szCs w:val="16"/>
              </w:rPr>
              <w:t>58.7</w:t>
            </w:r>
          </w:p>
        </w:tc>
        <w:tc>
          <w:tcPr>
            <w:tcW w:w="924" w:type="dxa"/>
            <w:vAlign w:val="center"/>
          </w:tcPr>
          <w:p w14:paraId="2D7FB753" w14:textId="3F8E1BE2" w:rsidR="7CADB989" w:rsidRDefault="7CADB989" w:rsidP="00FA5BB1">
            <w:pPr>
              <w:spacing w:line="228" w:lineRule="auto"/>
              <w:rPr>
                <w:sz w:val="16"/>
                <w:szCs w:val="16"/>
              </w:rPr>
            </w:pPr>
            <w:r w:rsidRPr="20D02F8C">
              <w:rPr>
                <w:sz w:val="16"/>
                <w:szCs w:val="16"/>
              </w:rPr>
              <w:t>81.2</w:t>
            </w:r>
            <w:r w:rsidR="6C859E8D" w:rsidRPr="20D02F8C">
              <w:rPr>
                <w:sz w:val="16"/>
                <w:szCs w:val="16"/>
              </w:rPr>
              <w:t>5</w:t>
            </w:r>
          </w:p>
        </w:tc>
      </w:tr>
      <w:tr w:rsidR="00695ECC" w14:paraId="2F39E894" w14:textId="77777777" w:rsidTr="00FA5BB1">
        <w:trPr>
          <w:trHeight w:val="320"/>
          <w:jc w:val="center"/>
        </w:trPr>
        <w:tc>
          <w:tcPr>
            <w:tcW w:w="810" w:type="dxa"/>
            <w:vAlign w:val="center"/>
          </w:tcPr>
          <w:p w14:paraId="48B7E36C" w14:textId="0E064B80" w:rsidR="5879B0BC" w:rsidRDefault="23E556B6" w:rsidP="00FA5BB1">
            <w:pPr>
              <w:pStyle w:val="tablecopy"/>
              <w:spacing w:line="228" w:lineRule="auto"/>
              <w:jc w:val="center"/>
            </w:pPr>
            <w:r>
              <w:t>Exp 1</w:t>
            </w:r>
          </w:p>
        </w:tc>
        <w:tc>
          <w:tcPr>
            <w:tcW w:w="2022" w:type="dxa"/>
            <w:vAlign w:val="center"/>
          </w:tcPr>
          <w:p w14:paraId="67BA9B0C" w14:textId="0FCE6B40" w:rsidR="20D02F8C" w:rsidRDefault="20D02F8C" w:rsidP="00FA5BB1">
            <w:pPr>
              <w:spacing w:line="228" w:lineRule="auto"/>
              <w:rPr>
                <w:sz w:val="16"/>
                <w:szCs w:val="16"/>
              </w:rPr>
            </w:pPr>
            <w:r w:rsidRPr="20D02F8C">
              <w:rPr>
                <w:sz w:val="16"/>
                <w:szCs w:val="16"/>
              </w:rPr>
              <w:t>SSL pretrained subset</w:t>
            </w:r>
          </w:p>
        </w:tc>
        <w:tc>
          <w:tcPr>
            <w:tcW w:w="1134" w:type="dxa"/>
            <w:vAlign w:val="center"/>
          </w:tcPr>
          <w:p w14:paraId="4B12952F" w14:textId="2C1D799D" w:rsidR="00A25DED" w:rsidRDefault="60FF38B0" w:rsidP="00FA5BB1">
            <w:pPr>
              <w:spacing w:line="228" w:lineRule="auto"/>
              <w:rPr>
                <w:b/>
                <w:sz w:val="16"/>
                <w:szCs w:val="16"/>
              </w:rPr>
            </w:pPr>
            <w:r w:rsidRPr="11AB6A3C">
              <w:rPr>
                <w:b/>
                <w:sz w:val="16"/>
                <w:szCs w:val="16"/>
              </w:rPr>
              <w:t>67.8</w:t>
            </w:r>
          </w:p>
        </w:tc>
        <w:tc>
          <w:tcPr>
            <w:tcW w:w="924" w:type="dxa"/>
            <w:vAlign w:val="center"/>
          </w:tcPr>
          <w:p w14:paraId="288FD9E8" w14:textId="0485B3C2" w:rsidR="42B6D7F0" w:rsidRDefault="42B6D7F0" w:rsidP="00FA5BB1">
            <w:pPr>
              <w:spacing w:line="228" w:lineRule="auto"/>
              <w:rPr>
                <w:b/>
                <w:sz w:val="16"/>
                <w:szCs w:val="16"/>
              </w:rPr>
            </w:pPr>
            <w:r w:rsidRPr="11AB6A3C">
              <w:rPr>
                <w:b/>
                <w:sz w:val="16"/>
                <w:szCs w:val="16"/>
              </w:rPr>
              <w:t>87.5</w:t>
            </w:r>
          </w:p>
        </w:tc>
      </w:tr>
      <w:tr w:rsidR="00695ECC" w14:paraId="0C108997" w14:textId="77777777" w:rsidTr="00FA5BB1">
        <w:trPr>
          <w:trHeight w:val="320"/>
          <w:jc w:val="center"/>
        </w:trPr>
        <w:tc>
          <w:tcPr>
            <w:tcW w:w="810" w:type="dxa"/>
            <w:vAlign w:val="center"/>
          </w:tcPr>
          <w:p w14:paraId="4C10D9E8" w14:textId="7C175AF7" w:rsidR="5879B0BC" w:rsidRDefault="35DCFC36" w:rsidP="00FA5BB1">
            <w:pPr>
              <w:pStyle w:val="tablecopy"/>
              <w:spacing w:line="228" w:lineRule="auto"/>
              <w:jc w:val="center"/>
            </w:pPr>
            <w:r>
              <w:t>Exp 2</w:t>
            </w:r>
          </w:p>
        </w:tc>
        <w:tc>
          <w:tcPr>
            <w:tcW w:w="2022" w:type="dxa"/>
            <w:vAlign w:val="center"/>
          </w:tcPr>
          <w:p w14:paraId="0DDD906F" w14:textId="559AB9B5" w:rsidR="20D02F8C" w:rsidRDefault="20D02F8C" w:rsidP="00FA5BB1">
            <w:pPr>
              <w:spacing w:line="228" w:lineRule="auto"/>
              <w:rPr>
                <w:sz w:val="16"/>
                <w:szCs w:val="16"/>
              </w:rPr>
            </w:pPr>
            <w:r w:rsidRPr="20D02F8C">
              <w:rPr>
                <w:sz w:val="16"/>
                <w:szCs w:val="16"/>
              </w:rPr>
              <w:t xml:space="preserve">SSL </w:t>
            </w:r>
            <w:r w:rsidR="17617709" w:rsidRPr="20D02F8C">
              <w:rPr>
                <w:sz w:val="16"/>
                <w:szCs w:val="16"/>
              </w:rPr>
              <w:t>pretrained subset</w:t>
            </w:r>
            <w:r w:rsidRPr="20D02F8C">
              <w:rPr>
                <w:sz w:val="16"/>
                <w:szCs w:val="16"/>
              </w:rPr>
              <w:t xml:space="preserve"> + </w:t>
            </w:r>
            <w:proofErr w:type="spellStart"/>
            <w:r w:rsidRPr="20D02F8C">
              <w:rPr>
                <w:sz w:val="16"/>
                <w:szCs w:val="16"/>
              </w:rPr>
              <w:t>aug</w:t>
            </w:r>
            <w:proofErr w:type="spellEnd"/>
            <w:r w:rsidRPr="20D02F8C">
              <w:rPr>
                <w:sz w:val="16"/>
                <w:szCs w:val="16"/>
              </w:rPr>
              <w:t xml:space="preserve">* </w:t>
            </w:r>
          </w:p>
        </w:tc>
        <w:tc>
          <w:tcPr>
            <w:tcW w:w="1134" w:type="dxa"/>
            <w:vAlign w:val="center"/>
          </w:tcPr>
          <w:p w14:paraId="7645FDE4" w14:textId="3F035A7B" w:rsidR="00A25DED" w:rsidRDefault="5561F204" w:rsidP="00FA5BB1">
            <w:pPr>
              <w:spacing w:line="228" w:lineRule="auto"/>
              <w:rPr>
                <w:sz w:val="16"/>
                <w:szCs w:val="16"/>
              </w:rPr>
            </w:pPr>
            <w:r w:rsidRPr="3FD073A6">
              <w:rPr>
                <w:sz w:val="16"/>
                <w:szCs w:val="16"/>
              </w:rPr>
              <w:t>64.9</w:t>
            </w:r>
          </w:p>
        </w:tc>
        <w:tc>
          <w:tcPr>
            <w:tcW w:w="924" w:type="dxa"/>
            <w:vAlign w:val="center"/>
          </w:tcPr>
          <w:p w14:paraId="26EB78CD" w14:textId="3585BEAB" w:rsidR="7098A246" w:rsidRDefault="7098A246" w:rsidP="00FA5BB1">
            <w:pPr>
              <w:spacing w:line="228" w:lineRule="auto"/>
              <w:rPr>
                <w:b/>
                <w:sz w:val="16"/>
                <w:szCs w:val="16"/>
              </w:rPr>
            </w:pPr>
            <w:r w:rsidRPr="11AB6A3C">
              <w:rPr>
                <w:b/>
                <w:sz w:val="16"/>
                <w:szCs w:val="16"/>
              </w:rPr>
              <w:t>87.5</w:t>
            </w:r>
          </w:p>
        </w:tc>
      </w:tr>
      <w:tr w:rsidR="46F6A772" w14:paraId="6A362CE8" w14:textId="77777777" w:rsidTr="00FA5BB1">
        <w:trPr>
          <w:trHeight w:val="320"/>
          <w:jc w:val="center"/>
        </w:trPr>
        <w:tc>
          <w:tcPr>
            <w:tcW w:w="810" w:type="dxa"/>
            <w:vAlign w:val="center"/>
          </w:tcPr>
          <w:p w14:paraId="4477F3B6" w14:textId="0CEF690A" w:rsidR="46F6A772" w:rsidRDefault="46F6A772" w:rsidP="00FA5BB1">
            <w:pPr>
              <w:pStyle w:val="tablecopy"/>
              <w:spacing w:line="228" w:lineRule="auto"/>
              <w:jc w:val="center"/>
            </w:pPr>
            <w:r>
              <w:t>Exp 3</w:t>
            </w:r>
          </w:p>
        </w:tc>
        <w:tc>
          <w:tcPr>
            <w:tcW w:w="2022" w:type="dxa"/>
            <w:vAlign w:val="center"/>
          </w:tcPr>
          <w:p w14:paraId="1CCB2907" w14:textId="1852CACE" w:rsidR="20D02F8C" w:rsidRDefault="20D02F8C" w:rsidP="00FA5BB1">
            <w:pPr>
              <w:spacing w:line="228" w:lineRule="auto"/>
              <w:rPr>
                <w:sz w:val="16"/>
                <w:szCs w:val="16"/>
              </w:rPr>
            </w:pPr>
            <w:r w:rsidRPr="20D02F8C">
              <w:rPr>
                <w:sz w:val="16"/>
                <w:szCs w:val="16"/>
              </w:rPr>
              <w:t>SSL pretrained full</w:t>
            </w:r>
          </w:p>
        </w:tc>
        <w:tc>
          <w:tcPr>
            <w:tcW w:w="1134" w:type="dxa"/>
            <w:vAlign w:val="center"/>
          </w:tcPr>
          <w:p w14:paraId="5D19F8BB" w14:textId="06A92CE0" w:rsidR="00A25DED" w:rsidRDefault="091CBC28" w:rsidP="00FA5BB1">
            <w:pPr>
              <w:spacing w:line="228" w:lineRule="auto"/>
              <w:rPr>
                <w:sz w:val="16"/>
                <w:szCs w:val="16"/>
              </w:rPr>
            </w:pPr>
            <w:r w:rsidRPr="3FD073A6">
              <w:rPr>
                <w:sz w:val="16"/>
                <w:szCs w:val="16"/>
              </w:rPr>
              <w:t>26.8</w:t>
            </w:r>
          </w:p>
        </w:tc>
        <w:tc>
          <w:tcPr>
            <w:tcW w:w="924" w:type="dxa"/>
            <w:vAlign w:val="center"/>
          </w:tcPr>
          <w:p w14:paraId="5E8C601C" w14:textId="4D635D83" w:rsidR="674683D7" w:rsidRDefault="674683D7" w:rsidP="00FA5BB1">
            <w:pPr>
              <w:spacing w:line="228" w:lineRule="auto"/>
              <w:rPr>
                <w:sz w:val="16"/>
                <w:szCs w:val="16"/>
              </w:rPr>
            </w:pPr>
            <w:r w:rsidRPr="20D02F8C">
              <w:rPr>
                <w:sz w:val="16"/>
                <w:szCs w:val="16"/>
              </w:rPr>
              <w:t>50.</w:t>
            </w:r>
            <w:r w:rsidR="6B191572" w:rsidRPr="20D02F8C">
              <w:rPr>
                <w:sz w:val="16"/>
                <w:szCs w:val="16"/>
              </w:rPr>
              <w:t>0</w:t>
            </w:r>
          </w:p>
        </w:tc>
      </w:tr>
      <w:tr w:rsidR="46F6A772" w14:paraId="7D6B2690" w14:textId="77777777" w:rsidTr="00FA5BB1">
        <w:trPr>
          <w:trHeight w:val="320"/>
          <w:jc w:val="center"/>
        </w:trPr>
        <w:tc>
          <w:tcPr>
            <w:tcW w:w="810" w:type="dxa"/>
            <w:vAlign w:val="center"/>
          </w:tcPr>
          <w:p w14:paraId="0D8D4BD6" w14:textId="33298A69" w:rsidR="4F634648" w:rsidRDefault="405C06AD" w:rsidP="00FA5BB1">
            <w:pPr>
              <w:pStyle w:val="tablecopy"/>
              <w:spacing w:line="228" w:lineRule="auto"/>
              <w:jc w:val="center"/>
            </w:pPr>
            <w:r>
              <w:t>Exp 4</w:t>
            </w:r>
          </w:p>
        </w:tc>
        <w:tc>
          <w:tcPr>
            <w:tcW w:w="2022" w:type="dxa"/>
            <w:vAlign w:val="center"/>
          </w:tcPr>
          <w:p w14:paraId="38078418" w14:textId="04F212F8" w:rsidR="20D02F8C" w:rsidRDefault="20D02F8C" w:rsidP="00FA5BB1">
            <w:pPr>
              <w:spacing w:line="228" w:lineRule="auto"/>
              <w:rPr>
                <w:sz w:val="16"/>
                <w:szCs w:val="16"/>
              </w:rPr>
            </w:pPr>
            <w:r w:rsidRPr="20D02F8C">
              <w:rPr>
                <w:sz w:val="16"/>
                <w:szCs w:val="16"/>
              </w:rPr>
              <w:t>Prithvi 300M</w:t>
            </w:r>
          </w:p>
        </w:tc>
        <w:tc>
          <w:tcPr>
            <w:tcW w:w="1134" w:type="dxa"/>
            <w:vAlign w:val="center"/>
          </w:tcPr>
          <w:p w14:paraId="196684C0" w14:textId="20EEB804" w:rsidR="00A25DED" w:rsidRDefault="00C516E7" w:rsidP="00FA5BB1">
            <w:pPr>
              <w:spacing w:line="228" w:lineRule="auto"/>
              <w:rPr>
                <w:sz w:val="16"/>
                <w:szCs w:val="16"/>
              </w:rPr>
            </w:pPr>
            <w:r>
              <w:rPr>
                <w:sz w:val="16"/>
                <w:szCs w:val="16"/>
              </w:rPr>
              <w:t>53.8</w:t>
            </w:r>
          </w:p>
        </w:tc>
        <w:tc>
          <w:tcPr>
            <w:tcW w:w="924" w:type="dxa"/>
            <w:vAlign w:val="center"/>
          </w:tcPr>
          <w:p w14:paraId="3581DA68" w14:textId="29FC2D52" w:rsidR="20D02F8C" w:rsidRDefault="006E12B7" w:rsidP="00FA5BB1">
            <w:pPr>
              <w:spacing w:line="228" w:lineRule="auto"/>
              <w:rPr>
                <w:sz w:val="16"/>
                <w:szCs w:val="16"/>
              </w:rPr>
            </w:pPr>
            <w:r>
              <w:rPr>
                <w:sz w:val="16"/>
                <w:szCs w:val="16"/>
              </w:rPr>
              <w:t>7</w:t>
            </w:r>
            <w:r w:rsidR="00F112A1">
              <w:rPr>
                <w:sz w:val="16"/>
                <w:szCs w:val="16"/>
              </w:rPr>
              <w:t>5</w:t>
            </w:r>
            <w:r w:rsidR="00F50484">
              <w:rPr>
                <w:sz w:val="16"/>
                <w:szCs w:val="16"/>
              </w:rPr>
              <w:t>.0</w:t>
            </w:r>
          </w:p>
        </w:tc>
      </w:tr>
      <w:tr w:rsidR="00695ECC" w14:paraId="4A0CBAF3" w14:textId="77777777" w:rsidTr="00FA5BB1">
        <w:trPr>
          <w:trHeight w:val="320"/>
          <w:jc w:val="center"/>
        </w:trPr>
        <w:tc>
          <w:tcPr>
            <w:tcW w:w="810" w:type="dxa"/>
            <w:vAlign w:val="center"/>
          </w:tcPr>
          <w:p w14:paraId="60978CFA" w14:textId="5B8A6DBC" w:rsidR="26B4B9D1" w:rsidRDefault="0D74FDDE" w:rsidP="00FA5BB1">
            <w:pPr>
              <w:pStyle w:val="tablecopy"/>
              <w:spacing w:line="228" w:lineRule="auto"/>
              <w:jc w:val="center"/>
            </w:pPr>
            <w:r>
              <w:t>Exp 5</w:t>
            </w:r>
          </w:p>
        </w:tc>
        <w:tc>
          <w:tcPr>
            <w:tcW w:w="2022" w:type="dxa"/>
            <w:vAlign w:val="center"/>
          </w:tcPr>
          <w:p w14:paraId="552988EC" w14:textId="549F5A3D" w:rsidR="20D02F8C" w:rsidRDefault="20D02F8C" w:rsidP="00FA5BB1">
            <w:pPr>
              <w:spacing w:line="228" w:lineRule="auto"/>
              <w:rPr>
                <w:sz w:val="16"/>
                <w:szCs w:val="16"/>
              </w:rPr>
            </w:pPr>
            <w:r w:rsidRPr="20D02F8C">
              <w:rPr>
                <w:sz w:val="16"/>
                <w:szCs w:val="16"/>
              </w:rPr>
              <w:t>Prithvi 600M</w:t>
            </w:r>
          </w:p>
        </w:tc>
        <w:tc>
          <w:tcPr>
            <w:tcW w:w="1134" w:type="dxa"/>
            <w:vAlign w:val="center"/>
          </w:tcPr>
          <w:p w14:paraId="03F61E1F" w14:textId="13EF4163" w:rsidR="00A25DED" w:rsidRDefault="004C1E82" w:rsidP="00FA5BB1">
            <w:pPr>
              <w:spacing w:line="228" w:lineRule="auto"/>
              <w:rPr>
                <w:sz w:val="16"/>
                <w:szCs w:val="16"/>
              </w:rPr>
            </w:pPr>
            <w:r>
              <w:rPr>
                <w:sz w:val="16"/>
                <w:szCs w:val="16"/>
              </w:rPr>
              <w:t>5</w:t>
            </w:r>
            <w:r w:rsidR="00785D5A">
              <w:rPr>
                <w:sz w:val="16"/>
                <w:szCs w:val="16"/>
              </w:rPr>
              <w:t>5.0</w:t>
            </w:r>
          </w:p>
        </w:tc>
        <w:tc>
          <w:tcPr>
            <w:tcW w:w="924" w:type="dxa"/>
            <w:vAlign w:val="center"/>
          </w:tcPr>
          <w:p w14:paraId="19169FCE" w14:textId="590853D5" w:rsidR="20D02F8C" w:rsidRDefault="00F24EBD" w:rsidP="00FA5BB1">
            <w:pPr>
              <w:spacing w:line="228" w:lineRule="auto"/>
              <w:rPr>
                <w:sz w:val="16"/>
                <w:szCs w:val="16"/>
              </w:rPr>
            </w:pPr>
            <w:r>
              <w:rPr>
                <w:sz w:val="16"/>
                <w:szCs w:val="16"/>
              </w:rPr>
              <w:t>81.5</w:t>
            </w:r>
          </w:p>
        </w:tc>
      </w:tr>
    </w:tbl>
    <w:p w14:paraId="1DD26E3C" w14:textId="38EC5694" w:rsidR="4F9DF29E" w:rsidRDefault="4F9DF29E" w:rsidP="00B9707F">
      <w:pPr>
        <w:pStyle w:val="tablefootnote"/>
        <w:spacing w:after="120" w:line="228" w:lineRule="auto"/>
      </w:pPr>
      <w:proofErr w:type="spellStart"/>
      <w:r>
        <w:t>aug</w:t>
      </w:r>
      <w:proofErr w:type="spellEnd"/>
      <w:r>
        <w:t>* is augmentation applied onto the labelled dataset</w:t>
      </w:r>
    </w:p>
    <w:p w14:paraId="2AB701EC" w14:textId="77777777" w:rsidR="00FA5BB1" w:rsidRDefault="00FA5BB1" w:rsidP="00FA5BB1">
      <w:pPr>
        <w:spacing w:after="120" w:line="228" w:lineRule="auto"/>
        <w:ind w:firstLine="284"/>
        <w:jc w:val="both"/>
        <w:rPr>
          <w:rFonts w:eastAsia="Times New Roman"/>
        </w:rPr>
      </w:pPr>
      <w:r w:rsidRPr="5DE2222D">
        <w:rPr>
          <w:rFonts w:eastAsia="Times New Roman"/>
        </w:rPr>
        <w:t>Experiment 1 uses the SSL-pretrained weights from a subset of the unlabeled dataset which shows an improvement on the Macro F1-score to 67.8%, showing that domain-specific pretraining enhances feature extraction for crop disease classification.</w:t>
      </w:r>
      <w:r w:rsidRPr="4CB7F03C">
        <w:rPr>
          <w:rFonts w:eastAsia="Times New Roman"/>
        </w:rPr>
        <w:t xml:space="preserve"> This improvement suggests that SSL enabled the model to learn meaningful representations related to crop disease patterns. However, this experiment also showed signs of overfitting likely due to the relatively small size of the labeled dataset used during fine-tuning</w:t>
      </w:r>
      <w:r w:rsidRPr="34324DB3">
        <w:rPr>
          <w:rFonts w:eastAsia="Times New Roman"/>
        </w:rPr>
        <w:t>.</w:t>
      </w:r>
    </w:p>
    <w:p w14:paraId="3FA7DF06" w14:textId="3929C677" w:rsidR="6D83AE29" w:rsidRDefault="6D83AE29" w:rsidP="00B9707F">
      <w:pPr>
        <w:pStyle w:val="BodyText"/>
        <w:rPr>
          <w:lang w:val="en-GB"/>
        </w:rPr>
      </w:pPr>
      <w:r w:rsidRPr="20D02F8C">
        <w:rPr>
          <w:lang w:val="en-GB"/>
        </w:rPr>
        <w:t>To address the overfitting, experiment 2 applied data augmentation during downstream training</w:t>
      </w:r>
      <w:r w:rsidR="00CA123C">
        <w:rPr>
          <w:lang w:val="en-GB"/>
        </w:rPr>
        <w:t>,</w:t>
      </w:r>
      <w:r w:rsidRPr="20D02F8C">
        <w:rPr>
          <w:lang w:val="en-GB"/>
        </w:rPr>
        <w:t xml:space="preserve"> </w:t>
      </w:r>
      <w:r w:rsidR="03948138" w:rsidRPr="20D02F8C">
        <w:rPr>
          <w:lang w:val="en-GB"/>
        </w:rPr>
        <w:t>resulting in</w:t>
      </w:r>
      <w:r w:rsidRPr="20D02F8C">
        <w:rPr>
          <w:lang w:val="en-GB"/>
        </w:rPr>
        <w:t xml:space="preserve"> a slight decrease in the Macro F1-score to 64.8% but with improved generalization.  This is because data augmentation introduces variability in the training samples</w:t>
      </w:r>
      <w:r w:rsidR="00CA123C">
        <w:rPr>
          <w:lang w:val="en-GB"/>
        </w:rPr>
        <w:t>,</w:t>
      </w:r>
      <w:r w:rsidRPr="20D02F8C">
        <w:rPr>
          <w:lang w:val="en-GB"/>
        </w:rPr>
        <w:t xml:space="preserve"> allowing the model to learn more invariant features</w:t>
      </w:r>
      <w:r w:rsidR="00CA123C">
        <w:rPr>
          <w:lang w:val="en-GB"/>
        </w:rPr>
        <w:t>,</w:t>
      </w:r>
      <w:r w:rsidRPr="20D02F8C">
        <w:rPr>
          <w:lang w:val="en-GB"/>
        </w:rPr>
        <w:t xml:space="preserve"> improving model stability and reducing overfitting.</w:t>
      </w:r>
      <w:r w:rsidR="0C677A6D" w:rsidRPr="20D02F8C">
        <w:rPr>
          <w:lang w:val="en-GB"/>
        </w:rPr>
        <w:t xml:space="preserve"> </w:t>
      </w:r>
      <w:r w:rsidR="2595BE12" w:rsidRPr="20D02F8C">
        <w:rPr>
          <w:lang w:val="en-GB"/>
        </w:rPr>
        <w:t>Experiment 3</w:t>
      </w:r>
      <w:r w:rsidR="0ECAA01C" w:rsidRPr="20D02F8C">
        <w:rPr>
          <w:lang w:val="en-GB"/>
        </w:rPr>
        <w:t xml:space="preserve"> uses the SSL-pretrained weights </w:t>
      </w:r>
      <w:r w:rsidR="68C527BD" w:rsidRPr="20D02F8C">
        <w:rPr>
          <w:lang w:val="en-GB"/>
        </w:rPr>
        <w:t xml:space="preserve">provided from </w:t>
      </w:r>
      <w:r w:rsidR="0ECAA01C" w:rsidRPr="20D02F8C">
        <w:rPr>
          <w:lang w:val="en-GB"/>
        </w:rPr>
        <w:t xml:space="preserve">the full unlabelled dataset. This resulted in </w:t>
      </w:r>
      <w:r w:rsidR="5C941548" w:rsidRPr="20D02F8C">
        <w:rPr>
          <w:lang w:val="en-GB"/>
        </w:rPr>
        <w:t>a</w:t>
      </w:r>
      <w:r w:rsidR="5EB20CC8" w:rsidRPr="20D02F8C">
        <w:rPr>
          <w:lang w:val="en-GB"/>
        </w:rPr>
        <w:t xml:space="preserve">n unlikely </w:t>
      </w:r>
      <w:r w:rsidR="0ECAA01C" w:rsidRPr="20D02F8C">
        <w:rPr>
          <w:lang w:val="en-GB"/>
        </w:rPr>
        <w:t xml:space="preserve">performance drop, with the Macro F1-score decreasing to 26.8% with increased overfitting during </w:t>
      </w:r>
      <w:r w:rsidR="46FB5080" w:rsidRPr="20D02F8C">
        <w:rPr>
          <w:lang w:val="en-GB"/>
        </w:rPr>
        <w:t>fine-tuni</w:t>
      </w:r>
      <w:r w:rsidR="0ECAA01C" w:rsidRPr="20D02F8C">
        <w:rPr>
          <w:lang w:val="en-GB"/>
        </w:rPr>
        <w:t xml:space="preserve">ng. </w:t>
      </w:r>
      <w:r w:rsidR="004A507E">
        <w:rPr>
          <w:lang w:val="en-GB"/>
        </w:rPr>
        <w:t>Ex</w:t>
      </w:r>
      <w:r w:rsidR="00227C81">
        <w:rPr>
          <w:lang w:val="en-GB"/>
        </w:rPr>
        <w:t>periment</w:t>
      </w:r>
      <w:r w:rsidR="00CA123C">
        <w:rPr>
          <w:lang w:val="en-GB"/>
        </w:rPr>
        <w:t>s</w:t>
      </w:r>
      <w:r w:rsidR="00227C81">
        <w:rPr>
          <w:lang w:val="en-GB"/>
        </w:rPr>
        <w:t xml:space="preserve"> 4 and 5 uses the Prithvi </w:t>
      </w:r>
      <w:r w:rsidR="00CC2880">
        <w:rPr>
          <w:lang w:val="en-GB"/>
        </w:rPr>
        <w:t xml:space="preserve">weights, </w:t>
      </w:r>
      <w:r w:rsidR="006513A9">
        <w:rPr>
          <w:lang w:val="en-GB"/>
        </w:rPr>
        <w:t>where experiment</w:t>
      </w:r>
      <w:r w:rsidR="009C4E67">
        <w:rPr>
          <w:lang w:val="en-GB"/>
        </w:rPr>
        <w:t xml:space="preserve"> </w:t>
      </w:r>
      <w:r w:rsidR="00166C18">
        <w:rPr>
          <w:lang w:val="en-GB"/>
        </w:rPr>
        <w:t>4</w:t>
      </w:r>
      <w:r w:rsidR="00A66719">
        <w:rPr>
          <w:lang w:val="en-GB"/>
        </w:rPr>
        <w:t xml:space="preserve"> achieved </w:t>
      </w:r>
      <w:r w:rsidR="0010110D">
        <w:rPr>
          <w:lang w:val="en-GB"/>
        </w:rPr>
        <w:t>a Macro</w:t>
      </w:r>
      <w:r w:rsidR="00FC5494">
        <w:rPr>
          <w:lang w:val="en-GB"/>
        </w:rPr>
        <w:t xml:space="preserve"> F1-score</w:t>
      </w:r>
      <w:r w:rsidR="00166C18">
        <w:rPr>
          <w:lang w:val="en-GB"/>
        </w:rPr>
        <w:t xml:space="preserve"> o</w:t>
      </w:r>
      <w:r w:rsidR="00FC5494">
        <w:rPr>
          <w:lang w:val="en-GB"/>
        </w:rPr>
        <w:t>f 53.</w:t>
      </w:r>
      <w:r w:rsidR="00B475C8">
        <w:rPr>
          <w:lang w:val="en-GB"/>
        </w:rPr>
        <w:t xml:space="preserve">8% </w:t>
      </w:r>
      <w:r w:rsidR="008F38D3">
        <w:rPr>
          <w:lang w:val="en-GB"/>
        </w:rPr>
        <w:t>and experiment</w:t>
      </w:r>
      <w:r w:rsidR="009C4E67">
        <w:rPr>
          <w:lang w:val="en-GB"/>
        </w:rPr>
        <w:t xml:space="preserve"> </w:t>
      </w:r>
      <w:r w:rsidR="008D4CAE">
        <w:rPr>
          <w:lang w:val="en-GB"/>
        </w:rPr>
        <w:t>5</w:t>
      </w:r>
      <w:r w:rsidR="006E7147">
        <w:rPr>
          <w:lang w:val="en-GB"/>
        </w:rPr>
        <w:t xml:space="preserve"> improved performance</w:t>
      </w:r>
      <w:r w:rsidR="00490A03">
        <w:rPr>
          <w:lang w:val="en-GB"/>
        </w:rPr>
        <w:t xml:space="preserve"> to</w:t>
      </w:r>
      <w:r w:rsidR="00914013">
        <w:rPr>
          <w:lang w:val="en-GB"/>
        </w:rPr>
        <w:t xml:space="preserve"> 55.0%. </w:t>
      </w:r>
      <w:r w:rsidR="006513A9">
        <w:rPr>
          <w:lang w:val="en-GB"/>
        </w:rPr>
        <w:t xml:space="preserve">The analysis of the training curves revealed that </w:t>
      </w:r>
      <w:r w:rsidR="004E6204">
        <w:rPr>
          <w:lang w:val="en-GB"/>
        </w:rPr>
        <w:t xml:space="preserve">both Prithvi’s </w:t>
      </w:r>
      <w:r w:rsidR="00E11BE7">
        <w:rPr>
          <w:lang w:val="en-GB"/>
        </w:rPr>
        <w:t>model training</w:t>
      </w:r>
      <w:r w:rsidR="00F52164">
        <w:rPr>
          <w:lang w:val="en-GB"/>
        </w:rPr>
        <w:t xml:space="preserve"> loss</w:t>
      </w:r>
      <w:r w:rsidR="00261D5E">
        <w:rPr>
          <w:lang w:val="en-GB"/>
        </w:rPr>
        <w:t xml:space="preserve"> was still decreasing at 100 </w:t>
      </w:r>
      <w:r w:rsidR="00C902BA">
        <w:rPr>
          <w:lang w:val="en-GB"/>
        </w:rPr>
        <w:t>epochs</w:t>
      </w:r>
      <w:r w:rsidR="006F2917">
        <w:rPr>
          <w:lang w:val="en-GB"/>
        </w:rPr>
        <w:t xml:space="preserve">. </w:t>
      </w:r>
      <w:r w:rsidR="00E11BE7">
        <w:rPr>
          <w:lang w:val="en-GB"/>
        </w:rPr>
        <w:t xml:space="preserve">The performance may be attributed to </w:t>
      </w:r>
      <w:r w:rsidR="00B31B94">
        <w:rPr>
          <w:lang w:val="en-GB"/>
        </w:rPr>
        <w:t xml:space="preserve">insufficient training </w:t>
      </w:r>
      <w:r w:rsidR="00E75B86">
        <w:rPr>
          <w:lang w:val="en-GB"/>
        </w:rPr>
        <w:t>time</w:t>
      </w:r>
      <w:r w:rsidR="7C9F8C04" w:rsidRPr="5A7D3C8F">
        <w:rPr>
          <w:lang w:val="en-GB"/>
        </w:rPr>
        <w:t>,</w:t>
      </w:r>
      <w:r w:rsidR="00DC0E35">
        <w:rPr>
          <w:lang w:val="en-GB"/>
        </w:rPr>
        <w:t xml:space="preserve"> and this gap suggests potential for improvement </w:t>
      </w:r>
      <w:r w:rsidR="00995617">
        <w:rPr>
          <w:lang w:val="en-GB"/>
        </w:rPr>
        <w:t xml:space="preserve">through </w:t>
      </w:r>
      <w:r w:rsidR="00AB3A95">
        <w:rPr>
          <w:lang w:val="en-GB"/>
        </w:rPr>
        <w:t>extended training beyond 100 epochs</w:t>
      </w:r>
      <w:r w:rsidR="00E009E2">
        <w:rPr>
          <w:lang w:val="en-GB"/>
        </w:rPr>
        <w:t xml:space="preserve"> </w:t>
      </w:r>
      <w:r w:rsidR="00C031F6">
        <w:rPr>
          <w:lang w:val="en-GB"/>
        </w:rPr>
        <w:t>or incorporating</w:t>
      </w:r>
      <w:r w:rsidR="00E90612">
        <w:rPr>
          <w:lang w:val="en-GB"/>
        </w:rPr>
        <w:t xml:space="preserve"> </w:t>
      </w:r>
      <w:r w:rsidR="006E010C">
        <w:rPr>
          <w:lang w:val="en-GB"/>
        </w:rPr>
        <w:t>task-specific unlabelled data</w:t>
      </w:r>
      <w:r w:rsidR="00B82498">
        <w:rPr>
          <w:lang w:val="en-GB"/>
        </w:rPr>
        <w:t xml:space="preserve"> for intermediate adaptation.</w:t>
      </w:r>
    </w:p>
    <w:p w14:paraId="0258F1A3" w14:textId="0964A6DB" w:rsidR="00A13A0D" w:rsidRPr="005B520E" w:rsidRDefault="002C3CA3" w:rsidP="00B9707F">
      <w:pPr>
        <w:pStyle w:val="Heading1"/>
        <w:spacing w:after="120" w:line="228" w:lineRule="auto"/>
      </w:pPr>
      <w:r>
        <w:t>C</w:t>
      </w:r>
      <w:r w:rsidR="00F85790">
        <w:t>onclusion</w:t>
      </w:r>
    </w:p>
    <w:p w14:paraId="4C408C60" w14:textId="199C897A" w:rsidR="00901878" w:rsidRDefault="00D5368C" w:rsidP="00B9707F">
      <w:pPr>
        <w:pStyle w:val="BodyText"/>
      </w:pPr>
      <w:r>
        <w:t xml:space="preserve">This study investigated </w:t>
      </w:r>
      <w:r w:rsidR="00B8759F">
        <w:t xml:space="preserve">the </w:t>
      </w:r>
      <w:r w:rsidR="004E1AEE">
        <w:t xml:space="preserve">effectiveness of two deep learning </w:t>
      </w:r>
      <w:r w:rsidR="00842989">
        <w:t>appro</w:t>
      </w:r>
      <w:r w:rsidR="00892603">
        <w:t>a</w:t>
      </w:r>
      <w:r w:rsidR="00842989">
        <w:t xml:space="preserve">ches </w:t>
      </w:r>
      <w:r w:rsidR="008D1AD2">
        <w:t xml:space="preserve">for </w:t>
      </w:r>
      <w:r w:rsidR="008D1AD2" w:rsidRPr="00535F48">
        <w:rPr>
          <w:lang w:val="en-US"/>
        </w:rPr>
        <w:t>crop disease classification using the Sentinel-2</w:t>
      </w:r>
      <w:r w:rsidR="008D1AD2">
        <w:t xml:space="preserve"> dataset: </w:t>
      </w:r>
      <w:r w:rsidR="008A481F">
        <w:t>Mo</w:t>
      </w:r>
      <w:r w:rsidR="00535F48">
        <w:t>C</w:t>
      </w:r>
      <w:r w:rsidR="008A481F">
        <w:t xml:space="preserve">o, </w:t>
      </w:r>
      <w:r w:rsidR="00535F48" w:rsidRPr="00535F48">
        <w:rPr>
          <w:lang w:val="en-US"/>
        </w:rPr>
        <w:t xml:space="preserve">a </w:t>
      </w:r>
      <w:r w:rsidR="00F16266">
        <w:rPr>
          <w:lang w:val="en-US"/>
        </w:rPr>
        <w:t xml:space="preserve">self-supervised </w:t>
      </w:r>
      <w:r w:rsidR="00535F48" w:rsidRPr="00535F48">
        <w:rPr>
          <w:lang w:val="en-US"/>
        </w:rPr>
        <w:t>contrastive learning approach, and Prithvi, a foundation model-based approach</w:t>
      </w:r>
      <w:r w:rsidR="001418D3">
        <w:rPr>
          <w:lang w:val="en-US"/>
        </w:rPr>
        <w:t xml:space="preserve">. </w:t>
      </w:r>
      <w:r w:rsidR="00EB0B8F">
        <w:t xml:space="preserve">Our study shows that </w:t>
      </w:r>
      <w:r w:rsidR="00535F48">
        <w:t xml:space="preserve">the </w:t>
      </w:r>
      <w:r w:rsidR="00A44225">
        <w:t xml:space="preserve">SSL approach performs relatively better than </w:t>
      </w:r>
      <w:r w:rsidR="00D95BBB">
        <w:t xml:space="preserve">the </w:t>
      </w:r>
      <w:r w:rsidR="00A44225">
        <w:t>Prit</w:t>
      </w:r>
      <w:r w:rsidR="00324915">
        <w:t>hvi model</w:t>
      </w:r>
      <w:r w:rsidR="00452588">
        <w:t xml:space="preserve">, considering </w:t>
      </w:r>
      <w:r w:rsidR="00535F48">
        <w:t xml:space="preserve">the </w:t>
      </w:r>
      <w:r w:rsidR="00FB4365">
        <w:t>macro F1-score evaluation metric.</w:t>
      </w:r>
      <w:r w:rsidR="008879CF">
        <w:t xml:space="preserve"> </w:t>
      </w:r>
      <w:r w:rsidR="001D5D81">
        <w:t>SSL pre-training</w:t>
      </w:r>
      <w:r w:rsidR="005F383C">
        <w:t xml:space="preserve"> using a small subset</w:t>
      </w:r>
      <w:r w:rsidR="001D5D81">
        <w:t xml:space="preserve"> helps to enhance the model performance</w:t>
      </w:r>
      <w:r w:rsidR="005F383C">
        <w:t>. However, unexpected beha</w:t>
      </w:r>
      <w:r w:rsidR="00535F48">
        <w:t>viour was observed in the downstream task when using the SSL</w:t>
      </w:r>
      <w:r w:rsidR="00FE0231">
        <w:t>-</w:t>
      </w:r>
      <w:r w:rsidR="00535F48">
        <w:t>pretrained weights trained on the full dataset</w:t>
      </w:r>
      <w:r w:rsidR="00C604A2">
        <w:t>, leading to reduced performance</w:t>
      </w:r>
      <w:r w:rsidR="00535F48">
        <w:t>.</w:t>
      </w:r>
      <w:r w:rsidR="00C22524">
        <w:t xml:space="preserve"> </w:t>
      </w:r>
      <w:r w:rsidR="000818A5">
        <w:t>T</w:t>
      </w:r>
      <w:r w:rsidR="000818A5" w:rsidRPr="000818A5">
        <w:rPr>
          <w:lang w:val="en-US"/>
        </w:rPr>
        <w:t>his outcome suggests that larger pre-training volumes do not necessarily guarantee better feature generalization and may introduce</w:t>
      </w:r>
      <w:r w:rsidR="00D266B4">
        <w:rPr>
          <w:lang w:val="en-US"/>
        </w:rPr>
        <w:t xml:space="preserve"> noise in contrastive learning</w:t>
      </w:r>
      <w:r w:rsidR="000818A5" w:rsidRPr="000818A5">
        <w:rPr>
          <w:lang w:val="en-US"/>
        </w:rPr>
        <w:t>.</w:t>
      </w:r>
      <w:r w:rsidR="000818A5">
        <w:rPr>
          <w:lang w:val="en-US"/>
        </w:rPr>
        <w:t xml:space="preserve"> </w:t>
      </w:r>
      <w:r w:rsidR="00C22524">
        <w:t>Furthermore</w:t>
      </w:r>
      <w:r w:rsidR="00397CC2">
        <w:t xml:space="preserve">, </w:t>
      </w:r>
      <w:r w:rsidR="002D2515">
        <w:t xml:space="preserve">the application of </w:t>
      </w:r>
      <w:r w:rsidR="00CC6F07">
        <w:t xml:space="preserve">the </w:t>
      </w:r>
      <w:r w:rsidR="00397CC2">
        <w:t>augmen</w:t>
      </w:r>
      <w:r w:rsidR="0029638F">
        <w:t>t</w:t>
      </w:r>
      <w:r w:rsidR="00397CC2">
        <w:t>ation</w:t>
      </w:r>
      <w:r w:rsidR="002D2515">
        <w:t xml:space="preserve"> technique</w:t>
      </w:r>
      <w:r w:rsidR="00397CC2">
        <w:t xml:space="preserve"> in </w:t>
      </w:r>
      <w:r w:rsidR="0029638F">
        <w:t xml:space="preserve">the </w:t>
      </w:r>
      <w:r w:rsidR="00397CC2">
        <w:t>downstr</w:t>
      </w:r>
      <w:r w:rsidR="00482D5D">
        <w:t>e</w:t>
      </w:r>
      <w:r w:rsidR="00397CC2">
        <w:t>am task</w:t>
      </w:r>
      <w:r w:rsidR="0029638F">
        <w:t xml:space="preserve"> </w:t>
      </w:r>
      <w:r w:rsidR="00026D68">
        <w:t xml:space="preserve">declines in </w:t>
      </w:r>
      <w:r w:rsidR="005B75F0">
        <w:t>performance</w:t>
      </w:r>
      <w:r w:rsidR="006B6443">
        <w:t>,</w:t>
      </w:r>
      <w:r w:rsidR="004B6A13">
        <w:t xml:space="preserve"> which implies </w:t>
      </w:r>
      <w:r w:rsidR="005B7B57">
        <w:t xml:space="preserve">that </w:t>
      </w:r>
      <w:proofErr w:type="spellStart"/>
      <w:r w:rsidR="005B7B57">
        <w:t>augmen</w:t>
      </w:r>
      <w:r w:rsidR="006B6443">
        <w:rPr>
          <w:lang w:val="en-US"/>
        </w:rPr>
        <w:t>ta</w:t>
      </w:r>
      <w:r w:rsidR="005B7B57">
        <w:t>tion</w:t>
      </w:r>
      <w:r w:rsidR="00892603">
        <w:t>s</w:t>
      </w:r>
      <w:proofErr w:type="spellEnd"/>
      <w:r w:rsidR="005B7B57">
        <w:t xml:space="preserve"> might distort the </w:t>
      </w:r>
      <w:r w:rsidR="006B6443">
        <w:t>multispectral image characteristics.</w:t>
      </w:r>
      <w:r w:rsidR="004B7D50">
        <w:t xml:space="preserve"> </w:t>
      </w:r>
    </w:p>
    <w:p w14:paraId="35926781" w14:textId="6AF0F6C9" w:rsidR="004919EA" w:rsidRDefault="00901878" w:rsidP="00B9707F">
      <w:pPr>
        <w:pStyle w:val="BodyText"/>
      </w:pPr>
      <w:r w:rsidRPr="00901878">
        <w:rPr>
          <w:lang w:val="en-US"/>
        </w:rPr>
        <w:t xml:space="preserve">Overall, the findings </w:t>
      </w:r>
      <w:r w:rsidR="003C5317">
        <w:rPr>
          <w:lang w:val="en-US"/>
        </w:rPr>
        <w:t xml:space="preserve">suggest that </w:t>
      </w:r>
      <w:r w:rsidRPr="00ED7FEF">
        <w:rPr>
          <w:lang w:val="en-US"/>
        </w:rPr>
        <w:t>pre-training strategies</w:t>
      </w:r>
      <w:r w:rsidR="003C5317">
        <w:rPr>
          <w:lang w:val="en-US"/>
        </w:rPr>
        <w:t>,</w:t>
      </w:r>
      <w:r w:rsidRPr="00ED7FEF">
        <w:rPr>
          <w:lang w:val="en-US"/>
        </w:rPr>
        <w:t xml:space="preserve"> dataset</w:t>
      </w:r>
      <w:r w:rsidR="00AE3775">
        <w:rPr>
          <w:lang w:val="en-US"/>
        </w:rPr>
        <w:t xml:space="preserve"> volume</w:t>
      </w:r>
      <w:r w:rsidR="008431EF">
        <w:rPr>
          <w:lang w:val="en-US"/>
        </w:rPr>
        <w:t>,</w:t>
      </w:r>
      <w:r w:rsidRPr="00ED7FEF">
        <w:rPr>
          <w:lang w:val="en-US"/>
        </w:rPr>
        <w:t xml:space="preserve"> and augmentation </w:t>
      </w:r>
      <w:r w:rsidR="0031518B">
        <w:rPr>
          <w:lang w:val="en-US"/>
        </w:rPr>
        <w:t xml:space="preserve">techniques </w:t>
      </w:r>
      <w:r w:rsidRPr="00ED7FEF">
        <w:rPr>
          <w:lang w:val="en-US"/>
        </w:rPr>
        <w:t xml:space="preserve">play critical roles in determining </w:t>
      </w:r>
      <w:r w:rsidR="00F87B72">
        <w:rPr>
          <w:lang w:val="en-US"/>
        </w:rPr>
        <w:t xml:space="preserve">model </w:t>
      </w:r>
      <w:r w:rsidRPr="00ED7FEF">
        <w:rPr>
          <w:lang w:val="en-US"/>
        </w:rPr>
        <w:t xml:space="preserve">performance. </w:t>
      </w:r>
      <w:r w:rsidR="0060205D" w:rsidRPr="00ED7FEF">
        <w:t>Further</w:t>
      </w:r>
      <w:r w:rsidR="0060205D">
        <w:t xml:space="preserve"> experiments and investigation </w:t>
      </w:r>
      <w:r w:rsidR="00D95BBB">
        <w:rPr>
          <w:lang w:val="en-US"/>
        </w:rPr>
        <w:t>are</w:t>
      </w:r>
      <w:r w:rsidR="0060205D">
        <w:t xml:space="preserve"> required </w:t>
      </w:r>
      <w:r w:rsidR="004E4B15">
        <w:t xml:space="preserve">to understand why the </w:t>
      </w:r>
      <w:r w:rsidR="00071295">
        <w:t xml:space="preserve">SSL </w:t>
      </w:r>
      <w:r w:rsidR="00482D5D">
        <w:t xml:space="preserve">pre-training using </w:t>
      </w:r>
      <w:r w:rsidR="00D95BBB">
        <w:t xml:space="preserve">the </w:t>
      </w:r>
      <w:r w:rsidR="00482D5D">
        <w:t>entire dataset did not perform as expected.</w:t>
      </w:r>
      <w:r w:rsidR="00397CC2">
        <w:t xml:space="preserve"> </w:t>
      </w:r>
    </w:p>
    <w:p w14:paraId="4686325A" w14:textId="1F6A9BAA" w:rsidR="00751688" w:rsidRDefault="00535D7D" w:rsidP="00B9707F">
      <w:pPr>
        <w:pStyle w:val="Heading5"/>
        <w:spacing w:after="120" w:line="228" w:lineRule="auto"/>
      </w:pPr>
      <w:r>
        <w:t>Data and Code Availability</w:t>
      </w:r>
      <w:r w:rsidR="00406A67">
        <w:t xml:space="preserve"> </w:t>
      </w:r>
    </w:p>
    <w:p w14:paraId="02DD3945" w14:textId="540BF8FC" w:rsidR="001D5375" w:rsidRPr="000C7BFC" w:rsidRDefault="003B483E" w:rsidP="000C7BFC">
      <w:pPr>
        <w:pStyle w:val="BodyText"/>
        <w:rPr>
          <w:lang w:val="en-GB"/>
        </w:rPr>
      </w:pPr>
      <w:r w:rsidRPr="20D02F8C">
        <w:rPr>
          <w:lang w:val="en-GB"/>
        </w:rPr>
        <w:t>The f</w:t>
      </w:r>
      <w:r w:rsidR="001B33F1" w:rsidRPr="20D02F8C">
        <w:rPr>
          <w:lang w:val="en-GB"/>
        </w:rPr>
        <w:t xml:space="preserve">ull dataset </w:t>
      </w:r>
      <w:r w:rsidR="000D4154" w:rsidRPr="20D02F8C">
        <w:rPr>
          <w:lang w:val="en-GB"/>
        </w:rPr>
        <w:t xml:space="preserve">used for </w:t>
      </w:r>
      <w:r w:rsidR="00EA3096" w:rsidRPr="20D02F8C">
        <w:rPr>
          <w:lang w:val="en-GB"/>
        </w:rPr>
        <w:t xml:space="preserve">SSL </w:t>
      </w:r>
      <w:r w:rsidR="00EF698E" w:rsidRPr="20D02F8C">
        <w:rPr>
          <w:lang w:val="en-GB"/>
        </w:rPr>
        <w:t xml:space="preserve">is </w:t>
      </w:r>
      <w:r w:rsidR="000D4154" w:rsidRPr="20D02F8C">
        <w:rPr>
          <w:lang w:val="en-GB"/>
        </w:rPr>
        <w:t xml:space="preserve">accessed and </w:t>
      </w:r>
      <w:r w:rsidR="00EF698E" w:rsidRPr="20D02F8C">
        <w:rPr>
          <w:lang w:val="en-GB"/>
        </w:rPr>
        <w:t>ava</w:t>
      </w:r>
      <w:r w:rsidR="000D4154" w:rsidRPr="20D02F8C">
        <w:rPr>
          <w:lang w:val="en-GB"/>
        </w:rPr>
        <w:t>ilab</w:t>
      </w:r>
      <w:r w:rsidR="00EF698E" w:rsidRPr="20D02F8C">
        <w:rPr>
          <w:lang w:val="en-GB"/>
        </w:rPr>
        <w:t xml:space="preserve">le </w:t>
      </w:r>
      <w:r w:rsidR="009B0738" w:rsidRPr="20D02F8C">
        <w:rPr>
          <w:lang w:val="en-GB"/>
        </w:rPr>
        <w:t xml:space="preserve">at </w:t>
      </w:r>
      <w:r w:rsidR="00B055B3" w:rsidRPr="20D02F8C">
        <w:rPr>
          <w:lang w:val="en-GB"/>
        </w:rPr>
        <w:t xml:space="preserve">"Beyond Visible Spectrum: AI for Agriculture 2026" </w:t>
      </w:r>
      <w:r w:rsidR="00EF698E" w:rsidRPr="20D02F8C">
        <w:rPr>
          <w:lang w:val="en-GB"/>
        </w:rPr>
        <w:t xml:space="preserve"> </w:t>
      </w:r>
      <w:r w:rsidRPr="20D02F8C">
        <w:rPr>
          <w:lang w:val="en-GB"/>
        </w:rPr>
        <w:t>K</w:t>
      </w:r>
      <w:r w:rsidR="0099404A" w:rsidRPr="20D02F8C">
        <w:rPr>
          <w:lang w:val="en-GB"/>
        </w:rPr>
        <w:t>aggle compet</w:t>
      </w:r>
      <w:r w:rsidRPr="20D02F8C">
        <w:rPr>
          <w:lang w:val="en-GB"/>
        </w:rPr>
        <w:t>i</w:t>
      </w:r>
      <w:r w:rsidR="0099404A" w:rsidRPr="20D02F8C">
        <w:rPr>
          <w:lang w:val="en-GB"/>
        </w:rPr>
        <w:t>tion</w:t>
      </w:r>
      <w:r w:rsidR="00406F1A" w:rsidRPr="20D02F8C">
        <w:rPr>
          <w:lang w:val="en-GB"/>
        </w:rPr>
        <w:t xml:space="preserve"> [</w:t>
      </w:r>
      <w:hyperlink r:id="rId13">
        <w:r w:rsidR="00406F1A" w:rsidRPr="002E30AC">
          <w:rPr>
            <w:color w:val="2E74B5" w:themeColor="accent1" w:themeShade="BF"/>
            <w:lang w:val="en-GB"/>
          </w:rPr>
          <w:t>Link</w:t>
        </w:r>
      </w:hyperlink>
      <w:r w:rsidR="00406F1A" w:rsidRPr="20D02F8C">
        <w:rPr>
          <w:lang w:val="en-GB"/>
        </w:rPr>
        <w:t>]</w:t>
      </w:r>
      <w:r w:rsidR="0099404A" w:rsidRPr="20D02F8C">
        <w:rPr>
          <w:lang w:val="en-GB"/>
        </w:rPr>
        <w:t xml:space="preserve">. </w:t>
      </w:r>
      <w:r w:rsidR="00EF698E" w:rsidRPr="20D02F8C">
        <w:rPr>
          <w:lang w:val="en-GB"/>
        </w:rPr>
        <w:t xml:space="preserve">The subset of </w:t>
      </w:r>
      <w:r w:rsidRPr="20D02F8C">
        <w:rPr>
          <w:lang w:val="en-GB"/>
        </w:rPr>
        <w:t xml:space="preserve">the </w:t>
      </w:r>
      <w:r w:rsidR="00BE393D" w:rsidRPr="20D02F8C">
        <w:rPr>
          <w:lang w:val="en-GB"/>
        </w:rPr>
        <w:t xml:space="preserve">full </w:t>
      </w:r>
      <w:r w:rsidR="00EF698E" w:rsidRPr="20D02F8C">
        <w:rPr>
          <w:lang w:val="en-GB"/>
        </w:rPr>
        <w:t xml:space="preserve">dataset </w:t>
      </w:r>
      <w:r w:rsidR="005B41E9" w:rsidRPr="20D02F8C">
        <w:rPr>
          <w:lang w:val="en-GB"/>
        </w:rPr>
        <w:t>for SSL is</w:t>
      </w:r>
      <w:r w:rsidR="00BE393D" w:rsidRPr="20D02F8C">
        <w:rPr>
          <w:lang w:val="en-GB"/>
        </w:rPr>
        <w:t xml:space="preserve"> uploaded in Kaggle datasets [</w:t>
      </w:r>
      <w:hyperlink r:id="rId14">
        <w:r w:rsidR="00BE393D" w:rsidRPr="002E30AC">
          <w:rPr>
            <w:color w:val="2E74B5" w:themeColor="accent1" w:themeShade="BF"/>
            <w:lang w:val="en-GB"/>
          </w:rPr>
          <w:t>Link</w:t>
        </w:r>
      </w:hyperlink>
      <w:r w:rsidR="00BE393D" w:rsidRPr="20D02F8C">
        <w:rPr>
          <w:lang w:val="en-GB"/>
        </w:rPr>
        <w:t>]</w:t>
      </w:r>
      <w:r w:rsidR="005B41E9" w:rsidRPr="20D02F8C">
        <w:rPr>
          <w:lang w:val="en-GB"/>
        </w:rPr>
        <w:t xml:space="preserve">. The </w:t>
      </w:r>
      <w:r w:rsidR="00664A7D" w:rsidRPr="20D02F8C">
        <w:rPr>
          <w:lang w:val="en-GB"/>
        </w:rPr>
        <w:t xml:space="preserve">source </w:t>
      </w:r>
      <w:r w:rsidR="005B41E9" w:rsidRPr="20D02F8C">
        <w:rPr>
          <w:lang w:val="en-GB"/>
        </w:rPr>
        <w:t xml:space="preserve">code </w:t>
      </w:r>
      <w:r w:rsidR="00C9223C" w:rsidRPr="20D02F8C">
        <w:rPr>
          <w:lang w:val="en-GB"/>
        </w:rPr>
        <w:t xml:space="preserve">for model training and evaluation </w:t>
      </w:r>
      <w:r w:rsidR="005B41E9" w:rsidRPr="20D02F8C">
        <w:rPr>
          <w:lang w:val="en-GB"/>
        </w:rPr>
        <w:t>is ava</w:t>
      </w:r>
      <w:r w:rsidRPr="20D02F8C">
        <w:rPr>
          <w:lang w:val="en-GB"/>
        </w:rPr>
        <w:t>il</w:t>
      </w:r>
      <w:r w:rsidR="005B41E9" w:rsidRPr="20D02F8C">
        <w:rPr>
          <w:lang w:val="en-GB"/>
        </w:rPr>
        <w:t xml:space="preserve">able </w:t>
      </w:r>
      <w:r w:rsidR="00414EB9" w:rsidRPr="20D02F8C">
        <w:rPr>
          <w:lang w:val="en-GB"/>
        </w:rPr>
        <w:t>at Git</w:t>
      </w:r>
      <w:r w:rsidRPr="20D02F8C">
        <w:rPr>
          <w:lang w:val="en-GB"/>
        </w:rPr>
        <w:t>H</w:t>
      </w:r>
      <w:r w:rsidR="00414EB9" w:rsidRPr="20D02F8C">
        <w:rPr>
          <w:lang w:val="en-GB"/>
        </w:rPr>
        <w:t>ub [</w:t>
      </w:r>
      <w:hyperlink r:id="rId15">
        <w:r w:rsidR="000D3359">
          <w:rPr>
            <w:color w:val="2E74B5" w:themeColor="accent1" w:themeShade="BF"/>
            <w:lang w:val="en-GB"/>
          </w:rPr>
          <w:t>L</w:t>
        </w:r>
        <w:r w:rsidR="00414EB9" w:rsidRPr="000D3359">
          <w:rPr>
            <w:color w:val="2E74B5" w:themeColor="accent1" w:themeShade="BF"/>
            <w:lang w:val="en-GB"/>
          </w:rPr>
          <w:t>ink</w:t>
        </w:r>
      </w:hyperlink>
      <w:r w:rsidR="00414EB9" w:rsidRPr="20D02F8C">
        <w:rPr>
          <w:lang w:val="en-GB"/>
        </w:rPr>
        <w:t>].</w:t>
      </w:r>
    </w:p>
    <w:p w14:paraId="4659639B" w14:textId="2BF805CC" w:rsidR="00D71449" w:rsidRDefault="00D71449" w:rsidP="00B9707F">
      <w:pPr>
        <w:pStyle w:val="Heading5"/>
        <w:spacing w:after="120" w:line="228" w:lineRule="auto"/>
      </w:pPr>
      <w:r>
        <w:t>Acknowledgemnts</w:t>
      </w:r>
    </w:p>
    <w:p w14:paraId="451AAFBE" w14:textId="14F5B54E" w:rsidR="00E771E9" w:rsidRPr="00E771E9" w:rsidRDefault="00E771E9" w:rsidP="00B9707F">
      <w:pPr>
        <w:pStyle w:val="BodyText"/>
        <w:rPr>
          <w:lang w:val="en-GB"/>
        </w:rPr>
      </w:pPr>
      <w:r w:rsidRPr="20D02F8C">
        <w:rPr>
          <w:lang w:val="en-GB"/>
        </w:rPr>
        <w:t xml:space="preserve">We would like to acknowledge </w:t>
      </w:r>
      <w:r w:rsidR="00036ADD" w:rsidRPr="20D02F8C">
        <w:rPr>
          <w:lang w:val="en-GB"/>
        </w:rPr>
        <w:t xml:space="preserve">our colleague </w:t>
      </w:r>
      <w:proofErr w:type="spellStart"/>
      <w:r w:rsidR="00036ADD" w:rsidRPr="20D02F8C">
        <w:rPr>
          <w:lang w:val="en-GB"/>
        </w:rPr>
        <w:t>Kshitij</w:t>
      </w:r>
      <w:proofErr w:type="spellEnd"/>
      <w:r w:rsidR="00036ADD" w:rsidRPr="20D02F8C">
        <w:rPr>
          <w:lang w:val="en-GB"/>
        </w:rPr>
        <w:t xml:space="preserve"> Raj Sharma for giving access to the</w:t>
      </w:r>
      <w:r w:rsidR="00DE2FBC" w:rsidRPr="20D02F8C">
        <w:rPr>
          <w:lang w:val="en-GB"/>
        </w:rPr>
        <w:t xml:space="preserve"> computational</w:t>
      </w:r>
      <w:r w:rsidR="00036ADD" w:rsidRPr="20D02F8C">
        <w:rPr>
          <w:lang w:val="en-GB"/>
        </w:rPr>
        <w:t xml:space="preserve"> resources to </w:t>
      </w:r>
      <w:r w:rsidR="000D1AE5" w:rsidRPr="20D02F8C">
        <w:rPr>
          <w:lang w:val="en-GB"/>
        </w:rPr>
        <w:t xml:space="preserve">run the </w:t>
      </w:r>
      <w:r w:rsidR="00D47825" w:rsidRPr="20D02F8C">
        <w:rPr>
          <w:lang w:val="en-GB"/>
        </w:rPr>
        <w:t xml:space="preserve">SSL </w:t>
      </w:r>
      <w:r w:rsidR="000D1AE5" w:rsidRPr="20D02F8C">
        <w:rPr>
          <w:lang w:val="en-GB"/>
        </w:rPr>
        <w:t>pre</w:t>
      </w:r>
      <w:r w:rsidR="00A96E13" w:rsidRPr="20D02F8C">
        <w:rPr>
          <w:lang w:val="en-GB"/>
        </w:rPr>
        <w:t xml:space="preserve">-training </w:t>
      </w:r>
      <w:r w:rsidR="00940F48" w:rsidRPr="20D02F8C">
        <w:rPr>
          <w:lang w:val="en-GB"/>
        </w:rPr>
        <w:t xml:space="preserve">in full dataset, as uploading the huge dataset </w:t>
      </w:r>
      <w:r w:rsidR="00AF0198">
        <w:rPr>
          <w:lang w:val="en-GB"/>
        </w:rPr>
        <w:t>to</w:t>
      </w:r>
      <w:r w:rsidR="00940F48" w:rsidRPr="20D02F8C">
        <w:rPr>
          <w:lang w:val="en-GB"/>
        </w:rPr>
        <w:t xml:space="preserve"> </w:t>
      </w:r>
      <w:r w:rsidR="003B483E" w:rsidRPr="20D02F8C">
        <w:rPr>
          <w:lang w:val="en-GB"/>
        </w:rPr>
        <w:t>Kaggle</w:t>
      </w:r>
      <w:r w:rsidR="00940F48" w:rsidRPr="20D02F8C">
        <w:rPr>
          <w:lang w:val="en-GB"/>
        </w:rPr>
        <w:t xml:space="preserve"> was not feasible</w:t>
      </w:r>
      <w:r w:rsidR="00AF0198">
        <w:rPr>
          <w:lang w:val="en-GB"/>
        </w:rPr>
        <w:t>,</w:t>
      </w:r>
      <w:r w:rsidR="00940F48" w:rsidRPr="20D02F8C">
        <w:rPr>
          <w:lang w:val="en-GB"/>
        </w:rPr>
        <w:t xml:space="preserve"> and</w:t>
      </w:r>
      <w:r w:rsidR="00746E07" w:rsidRPr="20D02F8C">
        <w:rPr>
          <w:lang w:val="en-GB"/>
        </w:rPr>
        <w:t xml:space="preserve"> therefore pre-training would not have been possible without this support.</w:t>
      </w:r>
    </w:p>
    <w:p w14:paraId="7DBF3B37" w14:textId="77777777" w:rsidR="005276EA" w:rsidRDefault="005276EA" w:rsidP="00406A67">
      <w:pPr>
        <w:pStyle w:val="Heading5"/>
      </w:pPr>
    </w:p>
    <w:p w14:paraId="144D91D7" w14:textId="4B2245A4" w:rsidR="009303D9" w:rsidRPr="005B520E" w:rsidRDefault="009303D9" w:rsidP="00406A67">
      <w:pPr>
        <w:pStyle w:val="Heading5"/>
      </w:pPr>
      <w:r w:rsidRPr="005B520E">
        <w:t>References</w:t>
      </w:r>
    </w:p>
    <w:p w14:paraId="5378EC82" w14:textId="77777777" w:rsidR="00517BD3" w:rsidRPr="00517BD3" w:rsidRDefault="00043A0D" w:rsidP="0063625F">
      <w:pPr>
        <w:pStyle w:val="Bibliography"/>
        <w:jc w:val="both"/>
        <w:rPr>
          <w:sz w:val="16"/>
          <w:lang w:val="en-GB" w:bidi="th-TH"/>
        </w:rPr>
      </w:pPr>
      <w:r>
        <w:t xml:space="preserve"> </w:t>
      </w:r>
      <w:r w:rsidR="00842668">
        <w:fldChar w:fldCharType="begin"/>
      </w:r>
      <w:r w:rsidR="00842668">
        <w:instrText xml:space="preserve"> ADDIN ZOTERO_BIBL {"uncited":[],"omitted":[],"custom":[]} CSL_BIBLIOGRAPHY </w:instrText>
      </w:r>
      <w:r w:rsidR="00842668">
        <w:fldChar w:fldCharType="separate"/>
      </w:r>
      <w:r w:rsidR="00517BD3" w:rsidRPr="00517BD3">
        <w:rPr>
          <w:sz w:val="16"/>
          <w:lang w:val="en-GB" w:bidi="th-TH"/>
        </w:rPr>
        <w:t>[1]</w:t>
      </w:r>
      <w:r w:rsidR="00517BD3" w:rsidRPr="00517BD3">
        <w:rPr>
          <w:sz w:val="16"/>
          <w:lang w:val="en-GB" w:bidi="th-TH"/>
        </w:rPr>
        <w:tab/>
        <w:t xml:space="preserve">S. Lahrichi, Z. Sheng, S. Xia, K. Bradbury, and J. Malof, “Is Self-Supervised Pre-training on Satellite Imagery Better than ImageNet? A Systematic Study with Sentinel-2,” Feb. 15, 2025, </w:t>
      </w:r>
      <w:r w:rsidR="00517BD3" w:rsidRPr="00517BD3">
        <w:rPr>
          <w:i/>
          <w:iCs/>
          <w:sz w:val="16"/>
          <w:lang w:val="en-GB" w:bidi="th-TH"/>
        </w:rPr>
        <w:t>arXiv</w:t>
      </w:r>
      <w:r w:rsidR="00517BD3" w:rsidRPr="00517BD3">
        <w:rPr>
          <w:sz w:val="16"/>
          <w:lang w:val="en-GB" w:bidi="th-TH"/>
        </w:rPr>
        <w:t>: arXiv:2502.10669. doi: 10.48550/arXiv.2502.10669.</w:t>
      </w:r>
    </w:p>
    <w:p w14:paraId="61162C0A" w14:textId="77777777" w:rsidR="00517BD3" w:rsidRPr="00517BD3" w:rsidRDefault="00517BD3" w:rsidP="0063625F">
      <w:pPr>
        <w:pStyle w:val="Bibliography"/>
        <w:jc w:val="both"/>
        <w:rPr>
          <w:sz w:val="16"/>
          <w:lang w:val="en-GB" w:bidi="th-TH"/>
        </w:rPr>
      </w:pPr>
      <w:r w:rsidRPr="00517BD3">
        <w:rPr>
          <w:sz w:val="16"/>
          <w:lang w:val="en-GB" w:bidi="th-TH"/>
        </w:rPr>
        <w:t>[2]</w:t>
      </w:r>
      <w:r w:rsidRPr="00517BD3">
        <w:rPr>
          <w:sz w:val="16"/>
          <w:lang w:val="en-GB" w:bidi="th-TH"/>
        </w:rPr>
        <w:tab/>
        <w:t xml:space="preserve">Y. Wang, C. M. Albrecht, N. A. A. Braham, L. Mou, and X. X. Zhu, “Self-supervised Learning in Remote Sensing: A Review,” Sep. 02, 2022, </w:t>
      </w:r>
      <w:r w:rsidRPr="00517BD3">
        <w:rPr>
          <w:i/>
          <w:iCs/>
          <w:sz w:val="16"/>
          <w:lang w:val="en-GB" w:bidi="th-TH"/>
        </w:rPr>
        <w:t>arXiv</w:t>
      </w:r>
      <w:r w:rsidRPr="00517BD3">
        <w:rPr>
          <w:sz w:val="16"/>
          <w:lang w:val="en-GB" w:bidi="th-TH"/>
        </w:rPr>
        <w:t>: arXiv:2206.13188. doi: 10.48550/arXiv.2206.13188.</w:t>
      </w:r>
    </w:p>
    <w:p w14:paraId="2AA45C4B" w14:textId="77777777" w:rsidR="00517BD3" w:rsidRPr="00517BD3" w:rsidRDefault="00517BD3" w:rsidP="0063625F">
      <w:pPr>
        <w:pStyle w:val="Bibliography"/>
        <w:jc w:val="both"/>
        <w:rPr>
          <w:sz w:val="16"/>
          <w:lang w:val="en-GB" w:bidi="th-TH"/>
        </w:rPr>
      </w:pPr>
      <w:r w:rsidRPr="00517BD3">
        <w:rPr>
          <w:sz w:val="16"/>
          <w:lang w:val="en-GB" w:bidi="th-TH"/>
        </w:rPr>
        <w:t>[3]</w:t>
      </w:r>
      <w:r w:rsidRPr="00517BD3">
        <w:rPr>
          <w:sz w:val="16"/>
          <w:lang w:val="en-GB" w:bidi="th-TH"/>
        </w:rPr>
        <w:tab/>
        <w:t xml:space="preserve">M. Shafay </w:t>
      </w:r>
      <w:r w:rsidRPr="00517BD3">
        <w:rPr>
          <w:i/>
          <w:iCs/>
          <w:sz w:val="16"/>
          <w:lang w:val="en-GB" w:bidi="th-TH"/>
        </w:rPr>
        <w:t>et al.</w:t>
      </w:r>
      <w:r w:rsidRPr="00517BD3">
        <w:rPr>
          <w:sz w:val="16"/>
          <w:lang w:val="en-GB" w:bidi="th-TH"/>
        </w:rPr>
        <w:t xml:space="preserve">, “Recent advances in plant disease detection: challenges and opportunities,” </w:t>
      </w:r>
      <w:r w:rsidRPr="00517BD3">
        <w:rPr>
          <w:i/>
          <w:iCs/>
          <w:sz w:val="16"/>
          <w:lang w:val="en-GB" w:bidi="th-TH"/>
        </w:rPr>
        <w:t>Plant Methods</w:t>
      </w:r>
      <w:r w:rsidRPr="00517BD3">
        <w:rPr>
          <w:sz w:val="16"/>
          <w:lang w:val="en-GB" w:bidi="th-TH"/>
        </w:rPr>
        <w:t>, vol. 21, p. 140, Oct. 2025, doi: 10.1186/s13007-025-01450-0.</w:t>
      </w:r>
    </w:p>
    <w:p w14:paraId="7E7568DB" w14:textId="77777777" w:rsidR="00517BD3" w:rsidRPr="00517BD3" w:rsidRDefault="00517BD3" w:rsidP="0063625F">
      <w:pPr>
        <w:pStyle w:val="Bibliography"/>
        <w:jc w:val="both"/>
        <w:rPr>
          <w:sz w:val="16"/>
          <w:lang w:val="en-GB" w:bidi="th-TH"/>
        </w:rPr>
      </w:pPr>
      <w:r w:rsidRPr="00517BD3">
        <w:rPr>
          <w:sz w:val="16"/>
          <w:lang w:val="en-GB" w:bidi="th-TH"/>
        </w:rPr>
        <w:t>[4]</w:t>
      </w:r>
      <w:r w:rsidRPr="00517BD3">
        <w:rPr>
          <w:sz w:val="16"/>
          <w:lang w:val="en-GB" w:bidi="th-TH"/>
        </w:rPr>
        <w:tab/>
        <w:t xml:space="preserve">J. Dong </w:t>
      </w:r>
      <w:r w:rsidRPr="00517BD3">
        <w:rPr>
          <w:i/>
          <w:iCs/>
          <w:sz w:val="16"/>
          <w:lang w:val="en-GB" w:bidi="th-TH"/>
        </w:rPr>
        <w:t>et al.</w:t>
      </w:r>
      <w:r w:rsidRPr="00517BD3">
        <w:rPr>
          <w:sz w:val="16"/>
          <w:lang w:val="en-GB" w:bidi="th-TH"/>
        </w:rPr>
        <w:t xml:space="preserve">, “Data-centric annotation analysis for plant disease detection: Strategy, consistency, and performance,” </w:t>
      </w:r>
      <w:r w:rsidRPr="00517BD3">
        <w:rPr>
          <w:i/>
          <w:iCs/>
          <w:sz w:val="16"/>
          <w:lang w:val="en-GB" w:bidi="th-TH"/>
        </w:rPr>
        <w:t>Front. Plant Sci.</w:t>
      </w:r>
      <w:r w:rsidRPr="00517BD3">
        <w:rPr>
          <w:sz w:val="16"/>
          <w:lang w:val="en-GB" w:bidi="th-TH"/>
        </w:rPr>
        <w:t>, vol. 13, Dec. 2022, doi: 10.3389/fpls.2022.1037655.</w:t>
      </w:r>
    </w:p>
    <w:p w14:paraId="7944A1ED" w14:textId="77777777" w:rsidR="00517BD3" w:rsidRPr="00517BD3" w:rsidRDefault="00517BD3" w:rsidP="0063625F">
      <w:pPr>
        <w:pStyle w:val="Bibliography"/>
        <w:jc w:val="both"/>
        <w:rPr>
          <w:sz w:val="16"/>
          <w:lang w:val="en-GB" w:bidi="th-TH"/>
        </w:rPr>
      </w:pPr>
      <w:r w:rsidRPr="00517BD3">
        <w:rPr>
          <w:sz w:val="16"/>
          <w:lang w:val="en-GB" w:bidi="th-TH"/>
        </w:rPr>
        <w:t>[5]</w:t>
      </w:r>
      <w:r w:rsidRPr="00517BD3">
        <w:rPr>
          <w:sz w:val="16"/>
          <w:lang w:val="en-GB" w:bidi="th-TH"/>
        </w:rPr>
        <w:tab/>
        <w:t xml:space="preserve">Y. Xu, Y. Ma, and Z. Zhang, “Self-supervised pre-training for large-scale crop mapping using Sentinel-2 time series,” </w:t>
      </w:r>
      <w:r w:rsidRPr="00517BD3">
        <w:rPr>
          <w:i/>
          <w:iCs/>
          <w:sz w:val="16"/>
          <w:lang w:val="en-GB" w:bidi="th-TH"/>
        </w:rPr>
        <w:t>ISPRS Journal of Photogrammetry and Remote Sensing</w:t>
      </w:r>
      <w:r w:rsidRPr="00517BD3">
        <w:rPr>
          <w:sz w:val="16"/>
          <w:lang w:val="en-GB" w:bidi="th-TH"/>
        </w:rPr>
        <w:t>, vol. 207, pp. 312–325, Jan. 2024, doi: 10.1016/j.isprsjprs.2023.12.005.</w:t>
      </w:r>
    </w:p>
    <w:p w14:paraId="5904F16A" w14:textId="77777777" w:rsidR="00517BD3" w:rsidRPr="00517BD3" w:rsidRDefault="00517BD3" w:rsidP="0063625F">
      <w:pPr>
        <w:pStyle w:val="Bibliography"/>
        <w:jc w:val="both"/>
        <w:rPr>
          <w:sz w:val="16"/>
          <w:lang w:val="en-GB" w:bidi="th-TH"/>
        </w:rPr>
      </w:pPr>
      <w:r w:rsidRPr="00517BD3">
        <w:rPr>
          <w:sz w:val="16"/>
          <w:lang w:val="en-GB" w:bidi="th-TH"/>
        </w:rPr>
        <w:t>[6]</w:t>
      </w:r>
      <w:r w:rsidRPr="00517BD3">
        <w:rPr>
          <w:sz w:val="16"/>
          <w:lang w:val="en-GB" w:bidi="th-TH"/>
        </w:rPr>
        <w:tab/>
        <w:t>“AgVision – ICPR 2026 Competition on “Beyond Visible Spectrum: AI for Agriculture.” Accessed: Feb. 16, 2026. [Online]. Available: https://han-research.gitlab.io/Agvision/</w:t>
      </w:r>
    </w:p>
    <w:p w14:paraId="2DAE5423" w14:textId="77777777" w:rsidR="00517BD3" w:rsidRPr="00517BD3" w:rsidRDefault="00517BD3" w:rsidP="0063625F">
      <w:pPr>
        <w:pStyle w:val="Bibliography"/>
        <w:jc w:val="both"/>
        <w:rPr>
          <w:sz w:val="16"/>
          <w:lang w:val="en-GB" w:bidi="th-TH"/>
        </w:rPr>
      </w:pPr>
      <w:r w:rsidRPr="00517BD3">
        <w:rPr>
          <w:sz w:val="16"/>
          <w:lang w:val="en-GB" w:bidi="th-TH"/>
        </w:rPr>
        <w:t>[7]</w:t>
      </w:r>
      <w:r w:rsidRPr="00517BD3">
        <w:rPr>
          <w:sz w:val="16"/>
          <w:lang w:val="en-GB" w:bidi="th-TH"/>
        </w:rPr>
        <w:tab/>
        <w:t xml:space="preserve">T. Chen, S. Kornblith, M. Norouzi, and G. Hinton, “A Simple Framework for Contrastive Learning of Visual Representations,” Jul. 01, 2020, </w:t>
      </w:r>
      <w:r w:rsidRPr="00517BD3">
        <w:rPr>
          <w:i/>
          <w:iCs/>
          <w:sz w:val="16"/>
          <w:lang w:val="en-GB" w:bidi="th-TH"/>
        </w:rPr>
        <w:t>arXiv</w:t>
      </w:r>
      <w:r w:rsidRPr="00517BD3">
        <w:rPr>
          <w:sz w:val="16"/>
          <w:lang w:val="en-GB" w:bidi="th-TH"/>
        </w:rPr>
        <w:t>: arXiv:2002.05709. doi: 10.48550/arXiv.2002.05709.</w:t>
      </w:r>
    </w:p>
    <w:p w14:paraId="13DE9A62" w14:textId="77777777" w:rsidR="00517BD3" w:rsidRPr="00517BD3" w:rsidRDefault="00517BD3" w:rsidP="0063625F">
      <w:pPr>
        <w:pStyle w:val="Bibliography"/>
        <w:jc w:val="both"/>
        <w:rPr>
          <w:sz w:val="16"/>
          <w:lang w:val="en-GB" w:bidi="th-TH"/>
        </w:rPr>
      </w:pPr>
      <w:r w:rsidRPr="00517BD3">
        <w:rPr>
          <w:sz w:val="16"/>
          <w:lang w:val="en-GB" w:bidi="th-TH"/>
        </w:rPr>
        <w:t>[8]</w:t>
      </w:r>
      <w:r w:rsidRPr="00517BD3">
        <w:rPr>
          <w:sz w:val="16"/>
          <w:lang w:val="en-GB" w:bidi="th-TH"/>
        </w:rPr>
        <w:tab/>
        <w:t xml:space="preserve">X. Chen, H. Fan, R. Girshick, and K. He, “Improved Baselines with Momentum Contrastive Learning,” Mar. 09, 2020, </w:t>
      </w:r>
      <w:r w:rsidRPr="00517BD3">
        <w:rPr>
          <w:i/>
          <w:iCs/>
          <w:sz w:val="16"/>
          <w:lang w:val="en-GB" w:bidi="th-TH"/>
        </w:rPr>
        <w:t>arXiv</w:t>
      </w:r>
      <w:r w:rsidRPr="00517BD3">
        <w:rPr>
          <w:sz w:val="16"/>
          <w:lang w:val="en-GB" w:bidi="th-TH"/>
        </w:rPr>
        <w:t>: arXiv:2003.04297. doi: 10.48550/arXiv.2003.04297.</w:t>
      </w:r>
    </w:p>
    <w:p w14:paraId="5DD56902" w14:textId="77777777" w:rsidR="00517BD3" w:rsidRPr="00517BD3" w:rsidRDefault="00517BD3" w:rsidP="0063625F">
      <w:pPr>
        <w:pStyle w:val="Bibliography"/>
        <w:jc w:val="both"/>
        <w:rPr>
          <w:sz w:val="16"/>
          <w:lang w:val="en-GB" w:bidi="th-TH"/>
        </w:rPr>
      </w:pPr>
      <w:r w:rsidRPr="00517BD3">
        <w:rPr>
          <w:sz w:val="16"/>
          <w:lang w:val="en-GB" w:bidi="th-TH"/>
        </w:rPr>
        <w:t>[9]</w:t>
      </w:r>
      <w:r w:rsidRPr="00517BD3">
        <w:rPr>
          <w:sz w:val="16"/>
          <w:lang w:val="en-GB" w:bidi="th-TH"/>
        </w:rPr>
        <w:tab/>
        <w:t>“Understanding self-supervised and contrastive learning with ‘Bootstrap Your Own Latent’ (BYOL) - imbue.” Accessed: Feb. 16, 2026. [Online]. Available: https://imbue.com/research/2020-08-24-understanding-self-supervised-contrastive-learning/</w:t>
      </w:r>
    </w:p>
    <w:p w14:paraId="5F2A4F89" w14:textId="77777777" w:rsidR="00517BD3" w:rsidRPr="00517BD3" w:rsidRDefault="00517BD3" w:rsidP="0063625F">
      <w:pPr>
        <w:pStyle w:val="Bibliography"/>
        <w:jc w:val="both"/>
        <w:rPr>
          <w:sz w:val="16"/>
          <w:lang w:val="en-GB" w:bidi="th-TH"/>
        </w:rPr>
      </w:pPr>
      <w:r w:rsidRPr="00517BD3">
        <w:rPr>
          <w:sz w:val="16"/>
          <w:lang w:val="en-GB" w:bidi="th-TH"/>
        </w:rPr>
        <w:t>[10]</w:t>
      </w:r>
      <w:r w:rsidRPr="00517BD3">
        <w:rPr>
          <w:sz w:val="16"/>
          <w:lang w:val="en-GB" w:bidi="th-TH"/>
        </w:rPr>
        <w:tab/>
        <w:t xml:space="preserve">D. Szwarcman </w:t>
      </w:r>
      <w:r w:rsidRPr="00517BD3">
        <w:rPr>
          <w:i/>
          <w:iCs/>
          <w:sz w:val="16"/>
          <w:lang w:val="en-GB" w:bidi="th-TH"/>
        </w:rPr>
        <w:t>et al.</w:t>
      </w:r>
      <w:r w:rsidRPr="00517BD3">
        <w:rPr>
          <w:sz w:val="16"/>
          <w:lang w:val="en-GB" w:bidi="th-TH"/>
        </w:rPr>
        <w:t xml:space="preserve">, “Prithvi-EO-2.0: A Versatile Multi-Temporal Foundation Model for Earth Observation Applications,” Feb. 03, 2025, </w:t>
      </w:r>
      <w:r w:rsidRPr="00517BD3">
        <w:rPr>
          <w:i/>
          <w:iCs/>
          <w:sz w:val="16"/>
          <w:lang w:val="en-GB" w:bidi="th-TH"/>
        </w:rPr>
        <w:t>arXiv</w:t>
      </w:r>
      <w:r w:rsidRPr="00517BD3">
        <w:rPr>
          <w:sz w:val="16"/>
          <w:lang w:val="en-GB" w:bidi="th-TH"/>
        </w:rPr>
        <w:t>: arXiv:2412.02732. doi: 10.48550/arXiv.2412.02732.</w:t>
      </w:r>
    </w:p>
    <w:p w14:paraId="753A247E" w14:textId="77777777" w:rsidR="00517BD3" w:rsidRPr="00517BD3" w:rsidRDefault="00517BD3" w:rsidP="0063625F">
      <w:pPr>
        <w:pStyle w:val="Bibliography"/>
        <w:jc w:val="both"/>
        <w:rPr>
          <w:sz w:val="16"/>
          <w:lang w:val="en-GB" w:bidi="th-TH"/>
        </w:rPr>
      </w:pPr>
      <w:r w:rsidRPr="00517BD3">
        <w:rPr>
          <w:sz w:val="16"/>
          <w:lang w:val="en-GB" w:bidi="th-TH"/>
        </w:rPr>
        <w:t>[11]</w:t>
      </w:r>
      <w:r w:rsidRPr="00517BD3">
        <w:rPr>
          <w:sz w:val="16"/>
          <w:lang w:val="en-GB" w:bidi="th-TH"/>
        </w:rPr>
        <w:tab/>
        <w:t xml:space="preserve">K. He, H. Fan, Y. Wu, S. Xie, and R. Girshick, “Momentum Contrast for Unsupervised Visual Representation Learning,” Mar. 23, 2020, </w:t>
      </w:r>
      <w:r w:rsidRPr="00517BD3">
        <w:rPr>
          <w:i/>
          <w:iCs/>
          <w:sz w:val="16"/>
          <w:lang w:val="en-GB" w:bidi="th-TH"/>
        </w:rPr>
        <w:t>arXiv</w:t>
      </w:r>
      <w:r w:rsidRPr="00517BD3">
        <w:rPr>
          <w:sz w:val="16"/>
          <w:lang w:val="en-GB" w:bidi="th-TH"/>
        </w:rPr>
        <w:t>: arXiv:1911.05722. doi: 10.48550/arXiv.1911.05722.</w:t>
      </w:r>
    </w:p>
    <w:p w14:paraId="5296DAED" w14:textId="77777777" w:rsidR="00517BD3" w:rsidRPr="00517BD3" w:rsidRDefault="00517BD3" w:rsidP="0063625F">
      <w:pPr>
        <w:pStyle w:val="Bibliography"/>
        <w:jc w:val="both"/>
        <w:rPr>
          <w:sz w:val="16"/>
          <w:lang w:val="en-GB" w:bidi="th-TH"/>
        </w:rPr>
      </w:pPr>
      <w:r w:rsidRPr="00517BD3">
        <w:rPr>
          <w:sz w:val="16"/>
          <w:lang w:val="en-GB" w:bidi="th-TH"/>
        </w:rPr>
        <w:t>[12]</w:t>
      </w:r>
      <w:r w:rsidRPr="00517BD3">
        <w:rPr>
          <w:sz w:val="16"/>
          <w:lang w:val="en-GB" w:bidi="th-TH"/>
        </w:rPr>
        <w:tab/>
        <w:t xml:space="preserve">T.-Y. Lin, P. Goyal, R. Girshick, K. He, and P. Dollár, “Focal Loss for Dense Object Detection,” Feb. 07, 2018, </w:t>
      </w:r>
      <w:r w:rsidRPr="00517BD3">
        <w:rPr>
          <w:i/>
          <w:iCs/>
          <w:sz w:val="16"/>
          <w:lang w:val="en-GB" w:bidi="th-TH"/>
        </w:rPr>
        <w:t>arXiv</w:t>
      </w:r>
      <w:r w:rsidRPr="00517BD3">
        <w:rPr>
          <w:sz w:val="16"/>
          <w:lang w:val="en-GB" w:bidi="th-TH"/>
        </w:rPr>
        <w:t>: arXiv:1708.02002. doi: 10.48550/arXiv.1708.02002.</w:t>
      </w:r>
    </w:p>
    <w:p w14:paraId="2CBC4D6A" w14:textId="0059982F" w:rsidR="00836367" w:rsidRPr="00F96569" w:rsidRDefault="00842668" w:rsidP="00517BD3">
      <w:pPr>
        <w:pStyle w:val="Bibliography"/>
        <w:rPr>
          <w:spacing w:val="-1"/>
          <w:sz w:val="16"/>
          <w:szCs w:val="16"/>
          <w:lang w:val="en-GB" w:bidi="th-TH"/>
        </w:rPr>
        <w:sectPr w:rsidR="00836367" w:rsidRPr="00F96569" w:rsidSect="00BA1036">
          <w:footerReference w:type="default" r:id="rId16"/>
          <w:type w:val="continuous"/>
          <w:pgSz w:w="11906" w:h="16838" w:code="9"/>
          <w:pgMar w:top="1440" w:right="907" w:bottom="1080" w:left="907" w:header="720" w:footer="720" w:gutter="0"/>
          <w:cols w:num="2" w:space="360"/>
          <w:docGrid w:linePitch="360"/>
        </w:sectPr>
      </w:pPr>
      <w:r>
        <w:fldChar w:fldCharType="end"/>
      </w:r>
    </w:p>
    <w:p w14:paraId="4EF2B8B8" w14:textId="4E0C5CC1" w:rsidR="009303D9" w:rsidRDefault="009303D9" w:rsidP="005B520E"/>
    <w:p w14:paraId="3B50F531" w14:textId="62A12232"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65E618" w14:textId="77777777" w:rsidR="005A2D3A" w:rsidRDefault="005A2D3A" w:rsidP="001A3B3D">
      <w:r>
        <w:separator/>
      </w:r>
    </w:p>
  </w:endnote>
  <w:endnote w:type="continuationSeparator" w:id="0">
    <w:p w14:paraId="0D5E598C" w14:textId="77777777" w:rsidR="005A2D3A" w:rsidRDefault="005A2D3A" w:rsidP="001A3B3D">
      <w:r>
        <w:continuationSeparator/>
      </w:r>
    </w:p>
  </w:endnote>
  <w:endnote w:type="continuationNotice" w:id="1">
    <w:p w14:paraId="0399AFED" w14:textId="77777777" w:rsidR="005A2D3A" w:rsidRDefault="005A2D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Yu Mincho">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13724897"/>
      <w:docPartObj>
        <w:docPartGallery w:val="Page Numbers (Bottom of Page)"/>
        <w:docPartUnique/>
      </w:docPartObj>
    </w:sdtPr>
    <w:sdtEndPr>
      <w:rPr>
        <w:rStyle w:val="PageNumber"/>
      </w:rPr>
    </w:sdtEndPr>
    <w:sdtContent>
      <w:p w14:paraId="47F43D36" w14:textId="5FFF2FAA" w:rsidR="00CA746E" w:rsidRDefault="00CA746E" w:rsidP="00BA10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0F3990" w14:textId="77777777" w:rsidR="00CA746E" w:rsidRDefault="00CA74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22584640"/>
      <w:docPartObj>
        <w:docPartGallery w:val="Page Numbers (Bottom of Page)"/>
        <w:docPartUnique/>
      </w:docPartObj>
    </w:sdtPr>
    <w:sdtEndPr>
      <w:rPr>
        <w:rStyle w:val="PageNumber"/>
      </w:rPr>
    </w:sdtEndPr>
    <w:sdtContent>
      <w:p w14:paraId="35EBAE25" w14:textId="7CDAB674" w:rsidR="00CA746E" w:rsidRDefault="00CA74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705DAE" w14:textId="77777777" w:rsidR="00CA746E" w:rsidRDefault="00CA74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69129922"/>
      <w:docPartObj>
        <w:docPartGallery w:val="Page Numbers (Bottom of Page)"/>
        <w:docPartUnique/>
      </w:docPartObj>
    </w:sdtPr>
    <w:sdtEndPr>
      <w:rPr>
        <w:rStyle w:val="PageNumber"/>
      </w:rPr>
    </w:sdtEndPr>
    <w:sdtContent>
      <w:p w14:paraId="469364C1" w14:textId="42326A4C" w:rsidR="006A07C8" w:rsidRDefault="006A07C8" w:rsidP="00CA74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E75918" w14:textId="20F833C9" w:rsidR="001A3B3D" w:rsidRPr="006F6D3D" w:rsidRDefault="001A3B3D" w:rsidP="0056610F">
    <w:pPr>
      <w:pStyle w:val="Footer"/>
      <w:jc w:val="left"/>
      <w:rPr>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40644319"/>
      <w:docPartObj>
        <w:docPartGallery w:val="Page Numbers (Bottom of Page)"/>
        <w:docPartUnique/>
      </w:docPartObj>
    </w:sdtPr>
    <w:sdtEndPr>
      <w:rPr>
        <w:rStyle w:val="PageNumber"/>
      </w:rPr>
    </w:sdtEndPr>
    <w:sdtContent>
      <w:p w14:paraId="4C2349AE" w14:textId="6ADAF955" w:rsidR="00BA1036" w:rsidRDefault="00BA10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88F0682" w14:textId="77777777" w:rsidR="00954175" w:rsidRDefault="009541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18600D" w14:textId="77777777" w:rsidR="005A2D3A" w:rsidRDefault="005A2D3A" w:rsidP="001A3B3D">
      <w:r>
        <w:separator/>
      </w:r>
    </w:p>
  </w:footnote>
  <w:footnote w:type="continuationSeparator" w:id="0">
    <w:p w14:paraId="12E97020" w14:textId="77777777" w:rsidR="005A2D3A" w:rsidRDefault="005A2D3A" w:rsidP="001A3B3D">
      <w:r>
        <w:continuationSeparator/>
      </w:r>
    </w:p>
  </w:footnote>
  <w:footnote w:type="continuationNotice" w:id="1">
    <w:p w14:paraId="4A306AC3" w14:textId="77777777" w:rsidR="005A2D3A" w:rsidRDefault="005A2D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185E427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763"/>
        </w:tabs>
        <w:ind w:left="3691"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75714AFD"/>
    <w:multiLevelType w:val="multilevel"/>
    <w:tmpl w:val="2FA6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9519771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embedSystemFonts/>
  <w:proofState w:spelling="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975"/>
    <w:rsid w:val="000010A6"/>
    <w:rsid w:val="0000310E"/>
    <w:rsid w:val="00003113"/>
    <w:rsid w:val="00003556"/>
    <w:rsid w:val="00004043"/>
    <w:rsid w:val="000044EB"/>
    <w:rsid w:val="00004951"/>
    <w:rsid w:val="00004B87"/>
    <w:rsid w:val="00005D52"/>
    <w:rsid w:val="000069C4"/>
    <w:rsid w:val="00006EF4"/>
    <w:rsid w:val="0000723E"/>
    <w:rsid w:val="000079C5"/>
    <w:rsid w:val="00007C55"/>
    <w:rsid w:val="00010182"/>
    <w:rsid w:val="00010847"/>
    <w:rsid w:val="00010EE2"/>
    <w:rsid w:val="00011433"/>
    <w:rsid w:val="00011861"/>
    <w:rsid w:val="00013426"/>
    <w:rsid w:val="0001373C"/>
    <w:rsid w:val="00013D5C"/>
    <w:rsid w:val="000152A8"/>
    <w:rsid w:val="0001566F"/>
    <w:rsid w:val="00015E21"/>
    <w:rsid w:val="0001670C"/>
    <w:rsid w:val="0001710F"/>
    <w:rsid w:val="00017917"/>
    <w:rsid w:val="000202D4"/>
    <w:rsid w:val="000213B5"/>
    <w:rsid w:val="00021968"/>
    <w:rsid w:val="00022200"/>
    <w:rsid w:val="000223EB"/>
    <w:rsid w:val="00022BF3"/>
    <w:rsid w:val="00022FFD"/>
    <w:rsid w:val="00023171"/>
    <w:rsid w:val="00023328"/>
    <w:rsid w:val="00023505"/>
    <w:rsid w:val="00023905"/>
    <w:rsid w:val="00024C15"/>
    <w:rsid w:val="00024D6D"/>
    <w:rsid w:val="00024D9A"/>
    <w:rsid w:val="00024E73"/>
    <w:rsid w:val="0002567D"/>
    <w:rsid w:val="000262E5"/>
    <w:rsid w:val="00026536"/>
    <w:rsid w:val="000267F1"/>
    <w:rsid w:val="000269B5"/>
    <w:rsid w:val="00026D68"/>
    <w:rsid w:val="00026F2B"/>
    <w:rsid w:val="00026F35"/>
    <w:rsid w:val="00030083"/>
    <w:rsid w:val="000304F5"/>
    <w:rsid w:val="0003104E"/>
    <w:rsid w:val="00031BB6"/>
    <w:rsid w:val="00032C1D"/>
    <w:rsid w:val="000330F2"/>
    <w:rsid w:val="00034BB0"/>
    <w:rsid w:val="00034D5B"/>
    <w:rsid w:val="00035884"/>
    <w:rsid w:val="00035E97"/>
    <w:rsid w:val="00036586"/>
    <w:rsid w:val="0003677C"/>
    <w:rsid w:val="0003699B"/>
    <w:rsid w:val="00036ADD"/>
    <w:rsid w:val="00037124"/>
    <w:rsid w:val="0003764E"/>
    <w:rsid w:val="00039829"/>
    <w:rsid w:val="0004091C"/>
    <w:rsid w:val="00040DC2"/>
    <w:rsid w:val="00041E65"/>
    <w:rsid w:val="0004214D"/>
    <w:rsid w:val="0004238E"/>
    <w:rsid w:val="00042475"/>
    <w:rsid w:val="00042507"/>
    <w:rsid w:val="000425F5"/>
    <w:rsid w:val="0004276A"/>
    <w:rsid w:val="0004357C"/>
    <w:rsid w:val="00043A0D"/>
    <w:rsid w:val="00043CC1"/>
    <w:rsid w:val="00045421"/>
    <w:rsid w:val="000455C2"/>
    <w:rsid w:val="00045927"/>
    <w:rsid w:val="0004781E"/>
    <w:rsid w:val="00047A75"/>
    <w:rsid w:val="00050881"/>
    <w:rsid w:val="00050922"/>
    <w:rsid w:val="0005155A"/>
    <w:rsid w:val="00051933"/>
    <w:rsid w:val="00052E38"/>
    <w:rsid w:val="00052FC4"/>
    <w:rsid w:val="000537E1"/>
    <w:rsid w:val="000537EA"/>
    <w:rsid w:val="00053C02"/>
    <w:rsid w:val="00054DAE"/>
    <w:rsid w:val="00055257"/>
    <w:rsid w:val="00055F4A"/>
    <w:rsid w:val="00056529"/>
    <w:rsid w:val="000577EB"/>
    <w:rsid w:val="00060D2E"/>
    <w:rsid w:val="00061226"/>
    <w:rsid w:val="0006163B"/>
    <w:rsid w:val="00061DB5"/>
    <w:rsid w:val="00061FDE"/>
    <w:rsid w:val="0006201D"/>
    <w:rsid w:val="0006225A"/>
    <w:rsid w:val="00062C2A"/>
    <w:rsid w:val="00063355"/>
    <w:rsid w:val="0006347E"/>
    <w:rsid w:val="000635F3"/>
    <w:rsid w:val="0006377D"/>
    <w:rsid w:val="000647E6"/>
    <w:rsid w:val="00064916"/>
    <w:rsid w:val="00064E53"/>
    <w:rsid w:val="0006505C"/>
    <w:rsid w:val="0006511F"/>
    <w:rsid w:val="0006686F"/>
    <w:rsid w:val="000668BA"/>
    <w:rsid w:val="00067108"/>
    <w:rsid w:val="00070BF4"/>
    <w:rsid w:val="00070FA4"/>
    <w:rsid w:val="0007105A"/>
    <w:rsid w:val="00071193"/>
    <w:rsid w:val="00071295"/>
    <w:rsid w:val="000716A3"/>
    <w:rsid w:val="000716EB"/>
    <w:rsid w:val="00071ED0"/>
    <w:rsid w:val="000723D8"/>
    <w:rsid w:val="00072A2C"/>
    <w:rsid w:val="00072B6B"/>
    <w:rsid w:val="00072FB8"/>
    <w:rsid w:val="00073ACE"/>
    <w:rsid w:val="00073E62"/>
    <w:rsid w:val="00074159"/>
    <w:rsid w:val="000745E1"/>
    <w:rsid w:val="000751A8"/>
    <w:rsid w:val="00075A4A"/>
    <w:rsid w:val="00075E74"/>
    <w:rsid w:val="000763CB"/>
    <w:rsid w:val="00076D7A"/>
    <w:rsid w:val="000775A8"/>
    <w:rsid w:val="000775D0"/>
    <w:rsid w:val="0007784F"/>
    <w:rsid w:val="00077B38"/>
    <w:rsid w:val="00077BF4"/>
    <w:rsid w:val="00077DCB"/>
    <w:rsid w:val="00080B1F"/>
    <w:rsid w:val="00080D0B"/>
    <w:rsid w:val="000818A5"/>
    <w:rsid w:val="00081E40"/>
    <w:rsid w:val="00082E95"/>
    <w:rsid w:val="00083A6A"/>
    <w:rsid w:val="00083ACC"/>
    <w:rsid w:val="00084636"/>
    <w:rsid w:val="00084A00"/>
    <w:rsid w:val="000853DF"/>
    <w:rsid w:val="0008599F"/>
    <w:rsid w:val="000859C6"/>
    <w:rsid w:val="00086513"/>
    <w:rsid w:val="000867CB"/>
    <w:rsid w:val="00086C5A"/>
    <w:rsid w:val="00086E04"/>
    <w:rsid w:val="00086F07"/>
    <w:rsid w:val="0008758A"/>
    <w:rsid w:val="000877B0"/>
    <w:rsid w:val="00087A01"/>
    <w:rsid w:val="00090490"/>
    <w:rsid w:val="000904B7"/>
    <w:rsid w:val="00090860"/>
    <w:rsid w:val="00090896"/>
    <w:rsid w:val="00090E1D"/>
    <w:rsid w:val="0009105F"/>
    <w:rsid w:val="000914CF"/>
    <w:rsid w:val="00092D8A"/>
    <w:rsid w:val="000940EF"/>
    <w:rsid w:val="00094137"/>
    <w:rsid w:val="00094BD5"/>
    <w:rsid w:val="0009515A"/>
    <w:rsid w:val="0009554C"/>
    <w:rsid w:val="00095B7B"/>
    <w:rsid w:val="00096D9E"/>
    <w:rsid w:val="000A051E"/>
    <w:rsid w:val="000A0985"/>
    <w:rsid w:val="000A1826"/>
    <w:rsid w:val="000A1DA4"/>
    <w:rsid w:val="000A285B"/>
    <w:rsid w:val="000A2DD0"/>
    <w:rsid w:val="000A36CE"/>
    <w:rsid w:val="000A3CFB"/>
    <w:rsid w:val="000A3DD8"/>
    <w:rsid w:val="000A45BD"/>
    <w:rsid w:val="000A48A5"/>
    <w:rsid w:val="000A48C4"/>
    <w:rsid w:val="000A4B55"/>
    <w:rsid w:val="000A500F"/>
    <w:rsid w:val="000A5614"/>
    <w:rsid w:val="000A57FB"/>
    <w:rsid w:val="000A5F21"/>
    <w:rsid w:val="000A6BF4"/>
    <w:rsid w:val="000A7215"/>
    <w:rsid w:val="000A73CD"/>
    <w:rsid w:val="000A7B25"/>
    <w:rsid w:val="000A7DBD"/>
    <w:rsid w:val="000B04B6"/>
    <w:rsid w:val="000B0F44"/>
    <w:rsid w:val="000B11E0"/>
    <w:rsid w:val="000B17D6"/>
    <w:rsid w:val="000B19FF"/>
    <w:rsid w:val="000B1B6E"/>
    <w:rsid w:val="000B24FA"/>
    <w:rsid w:val="000B2A0F"/>
    <w:rsid w:val="000B33ED"/>
    <w:rsid w:val="000B3D5A"/>
    <w:rsid w:val="000B4108"/>
    <w:rsid w:val="000B43B7"/>
    <w:rsid w:val="000B4595"/>
    <w:rsid w:val="000B4ECF"/>
    <w:rsid w:val="000B5FBA"/>
    <w:rsid w:val="000B66BD"/>
    <w:rsid w:val="000C0589"/>
    <w:rsid w:val="000C0BB5"/>
    <w:rsid w:val="000C0BB9"/>
    <w:rsid w:val="000C0E9B"/>
    <w:rsid w:val="000C1767"/>
    <w:rsid w:val="000C1A67"/>
    <w:rsid w:val="000C1E68"/>
    <w:rsid w:val="000C1EE3"/>
    <w:rsid w:val="000C2488"/>
    <w:rsid w:val="000C2796"/>
    <w:rsid w:val="000C2BAE"/>
    <w:rsid w:val="000C3330"/>
    <w:rsid w:val="000C42DF"/>
    <w:rsid w:val="000C5982"/>
    <w:rsid w:val="000C623E"/>
    <w:rsid w:val="000C63F6"/>
    <w:rsid w:val="000C6457"/>
    <w:rsid w:val="000C6ADD"/>
    <w:rsid w:val="000C6ED3"/>
    <w:rsid w:val="000C7BFC"/>
    <w:rsid w:val="000D0042"/>
    <w:rsid w:val="000D0260"/>
    <w:rsid w:val="000D030F"/>
    <w:rsid w:val="000D164B"/>
    <w:rsid w:val="000D1A5E"/>
    <w:rsid w:val="000D1AE5"/>
    <w:rsid w:val="000D1FEC"/>
    <w:rsid w:val="000D2218"/>
    <w:rsid w:val="000D22C5"/>
    <w:rsid w:val="000D249E"/>
    <w:rsid w:val="000D3359"/>
    <w:rsid w:val="000D3486"/>
    <w:rsid w:val="000D3723"/>
    <w:rsid w:val="000D3A5A"/>
    <w:rsid w:val="000D4154"/>
    <w:rsid w:val="000D44D8"/>
    <w:rsid w:val="000D49C9"/>
    <w:rsid w:val="000D4CB0"/>
    <w:rsid w:val="000D52F2"/>
    <w:rsid w:val="000D592C"/>
    <w:rsid w:val="000D64A5"/>
    <w:rsid w:val="000E0707"/>
    <w:rsid w:val="000E0797"/>
    <w:rsid w:val="000E1BB1"/>
    <w:rsid w:val="000E1D95"/>
    <w:rsid w:val="000E1DE9"/>
    <w:rsid w:val="000E2160"/>
    <w:rsid w:val="000E3A1B"/>
    <w:rsid w:val="000E3A8E"/>
    <w:rsid w:val="000E3FB3"/>
    <w:rsid w:val="000E5179"/>
    <w:rsid w:val="000E51B8"/>
    <w:rsid w:val="000E555F"/>
    <w:rsid w:val="000E5EFF"/>
    <w:rsid w:val="000E6098"/>
    <w:rsid w:val="000E64B0"/>
    <w:rsid w:val="000E67E7"/>
    <w:rsid w:val="000E6E5A"/>
    <w:rsid w:val="000E7078"/>
    <w:rsid w:val="000E759D"/>
    <w:rsid w:val="000F03CD"/>
    <w:rsid w:val="000F1134"/>
    <w:rsid w:val="000F1BB8"/>
    <w:rsid w:val="000F1EB1"/>
    <w:rsid w:val="000F21CD"/>
    <w:rsid w:val="000F32FE"/>
    <w:rsid w:val="000F403F"/>
    <w:rsid w:val="000F482B"/>
    <w:rsid w:val="000F4953"/>
    <w:rsid w:val="000F4E92"/>
    <w:rsid w:val="000F502D"/>
    <w:rsid w:val="000F5763"/>
    <w:rsid w:val="000F5DE4"/>
    <w:rsid w:val="000F66DA"/>
    <w:rsid w:val="000F66EA"/>
    <w:rsid w:val="000F7370"/>
    <w:rsid w:val="00100415"/>
    <w:rsid w:val="001009EF"/>
    <w:rsid w:val="00100E49"/>
    <w:rsid w:val="0010110D"/>
    <w:rsid w:val="0010190C"/>
    <w:rsid w:val="00102B75"/>
    <w:rsid w:val="001030B6"/>
    <w:rsid w:val="00103368"/>
    <w:rsid w:val="001042A6"/>
    <w:rsid w:val="00104491"/>
    <w:rsid w:val="00104B64"/>
    <w:rsid w:val="00104E45"/>
    <w:rsid w:val="001057E7"/>
    <w:rsid w:val="00105B7D"/>
    <w:rsid w:val="00105C44"/>
    <w:rsid w:val="00105D89"/>
    <w:rsid w:val="0010603E"/>
    <w:rsid w:val="00106E9C"/>
    <w:rsid w:val="00107DA5"/>
    <w:rsid w:val="001110DC"/>
    <w:rsid w:val="00111147"/>
    <w:rsid w:val="00111F96"/>
    <w:rsid w:val="00113209"/>
    <w:rsid w:val="00113682"/>
    <w:rsid w:val="00113B81"/>
    <w:rsid w:val="0011422B"/>
    <w:rsid w:val="00114273"/>
    <w:rsid w:val="001149C2"/>
    <w:rsid w:val="00114EEC"/>
    <w:rsid w:val="0011509F"/>
    <w:rsid w:val="0011555A"/>
    <w:rsid w:val="00115882"/>
    <w:rsid w:val="00116103"/>
    <w:rsid w:val="00116627"/>
    <w:rsid w:val="001173F1"/>
    <w:rsid w:val="001174BF"/>
    <w:rsid w:val="001200C8"/>
    <w:rsid w:val="001204F7"/>
    <w:rsid w:val="00120CF8"/>
    <w:rsid w:val="00120D6A"/>
    <w:rsid w:val="00121137"/>
    <w:rsid w:val="00121C58"/>
    <w:rsid w:val="001222BA"/>
    <w:rsid w:val="001227D1"/>
    <w:rsid w:val="00122CED"/>
    <w:rsid w:val="001240B2"/>
    <w:rsid w:val="00124AA3"/>
    <w:rsid w:val="0012501D"/>
    <w:rsid w:val="0012672C"/>
    <w:rsid w:val="00127112"/>
    <w:rsid w:val="001277C6"/>
    <w:rsid w:val="001300C9"/>
    <w:rsid w:val="001305CA"/>
    <w:rsid w:val="00130736"/>
    <w:rsid w:val="00130C03"/>
    <w:rsid w:val="0013116C"/>
    <w:rsid w:val="00131D6A"/>
    <w:rsid w:val="00132D36"/>
    <w:rsid w:val="00132DA6"/>
    <w:rsid w:val="00133702"/>
    <w:rsid w:val="001337E6"/>
    <w:rsid w:val="00133ADB"/>
    <w:rsid w:val="00133B02"/>
    <w:rsid w:val="00134865"/>
    <w:rsid w:val="00134F08"/>
    <w:rsid w:val="00135310"/>
    <w:rsid w:val="0013571B"/>
    <w:rsid w:val="001357D2"/>
    <w:rsid w:val="00136526"/>
    <w:rsid w:val="001366E2"/>
    <w:rsid w:val="001369D4"/>
    <w:rsid w:val="00136B31"/>
    <w:rsid w:val="00136F60"/>
    <w:rsid w:val="0013707C"/>
    <w:rsid w:val="00137252"/>
    <w:rsid w:val="001377D3"/>
    <w:rsid w:val="00137871"/>
    <w:rsid w:val="00137D28"/>
    <w:rsid w:val="00137F32"/>
    <w:rsid w:val="001407A0"/>
    <w:rsid w:val="00140C19"/>
    <w:rsid w:val="00140E6A"/>
    <w:rsid w:val="00141449"/>
    <w:rsid w:val="00141486"/>
    <w:rsid w:val="001418D3"/>
    <w:rsid w:val="00141AF7"/>
    <w:rsid w:val="00141DA2"/>
    <w:rsid w:val="00141E24"/>
    <w:rsid w:val="00142B4B"/>
    <w:rsid w:val="00142DCE"/>
    <w:rsid w:val="001439B8"/>
    <w:rsid w:val="00143BF4"/>
    <w:rsid w:val="00143E42"/>
    <w:rsid w:val="00144267"/>
    <w:rsid w:val="001447A4"/>
    <w:rsid w:val="00144B57"/>
    <w:rsid w:val="00144C52"/>
    <w:rsid w:val="00144C8D"/>
    <w:rsid w:val="00145212"/>
    <w:rsid w:val="001454B2"/>
    <w:rsid w:val="00145825"/>
    <w:rsid w:val="00145E81"/>
    <w:rsid w:val="00146025"/>
    <w:rsid w:val="0014612A"/>
    <w:rsid w:val="00146F15"/>
    <w:rsid w:val="00147519"/>
    <w:rsid w:val="001502DA"/>
    <w:rsid w:val="001507C2"/>
    <w:rsid w:val="00150976"/>
    <w:rsid w:val="00150F83"/>
    <w:rsid w:val="00151233"/>
    <w:rsid w:val="0015197F"/>
    <w:rsid w:val="001522DB"/>
    <w:rsid w:val="001523EE"/>
    <w:rsid w:val="001523FD"/>
    <w:rsid w:val="0015240E"/>
    <w:rsid w:val="001527E3"/>
    <w:rsid w:val="00152A19"/>
    <w:rsid w:val="0015317A"/>
    <w:rsid w:val="00153526"/>
    <w:rsid w:val="00153774"/>
    <w:rsid w:val="0015427F"/>
    <w:rsid w:val="001542FA"/>
    <w:rsid w:val="001543BF"/>
    <w:rsid w:val="00154852"/>
    <w:rsid w:val="00154933"/>
    <w:rsid w:val="0015507B"/>
    <w:rsid w:val="00156573"/>
    <w:rsid w:val="00156910"/>
    <w:rsid w:val="0015692D"/>
    <w:rsid w:val="0015707C"/>
    <w:rsid w:val="00157AC0"/>
    <w:rsid w:val="00157C71"/>
    <w:rsid w:val="0016003D"/>
    <w:rsid w:val="00160A5E"/>
    <w:rsid w:val="00161057"/>
    <w:rsid w:val="0016109D"/>
    <w:rsid w:val="00161195"/>
    <w:rsid w:val="0016242A"/>
    <w:rsid w:val="00163162"/>
    <w:rsid w:val="001635A1"/>
    <w:rsid w:val="00164860"/>
    <w:rsid w:val="0016491E"/>
    <w:rsid w:val="0016509E"/>
    <w:rsid w:val="00165A00"/>
    <w:rsid w:val="0016604E"/>
    <w:rsid w:val="00166C18"/>
    <w:rsid w:val="00166C5B"/>
    <w:rsid w:val="00166D3C"/>
    <w:rsid w:val="001671E6"/>
    <w:rsid w:val="0016765E"/>
    <w:rsid w:val="001676BD"/>
    <w:rsid w:val="001677BD"/>
    <w:rsid w:val="00170595"/>
    <w:rsid w:val="001708F2"/>
    <w:rsid w:val="001709CD"/>
    <w:rsid w:val="001709EA"/>
    <w:rsid w:val="00170A2C"/>
    <w:rsid w:val="00170C89"/>
    <w:rsid w:val="001713D0"/>
    <w:rsid w:val="00171AC0"/>
    <w:rsid w:val="00171CA7"/>
    <w:rsid w:val="00171D32"/>
    <w:rsid w:val="00172186"/>
    <w:rsid w:val="00172991"/>
    <w:rsid w:val="00173AD8"/>
    <w:rsid w:val="00174057"/>
    <w:rsid w:val="001741B2"/>
    <w:rsid w:val="0017451B"/>
    <w:rsid w:val="00174F3D"/>
    <w:rsid w:val="00175370"/>
    <w:rsid w:val="00176257"/>
    <w:rsid w:val="00176547"/>
    <w:rsid w:val="00176A4F"/>
    <w:rsid w:val="0017739E"/>
    <w:rsid w:val="00177666"/>
    <w:rsid w:val="0017779E"/>
    <w:rsid w:val="001801EA"/>
    <w:rsid w:val="00180882"/>
    <w:rsid w:val="00180A6C"/>
    <w:rsid w:val="00180FA5"/>
    <w:rsid w:val="0018200C"/>
    <w:rsid w:val="0018277A"/>
    <w:rsid w:val="001829C8"/>
    <w:rsid w:val="00182A4C"/>
    <w:rsid w:val="00182A97"/>
    <w:rsid w:val="00183503"/>
    <w:rsid w:val="001838A4"/>
    <w:rsid w:val="00183EB4"/>
    <w:rsid w:val="0018412E"/>
    <w:rsid w:val="00184678"/>
    <w:rsid w:val="00185841"/>
    <w:rsid w:val="001858A2"/>
    <w:rsid w:val="00185942"/>
    <w:rsid w:val="00186246"/>
    <w:rsid w:val="00186C6D"/>
    <w:rsid w:val="00187228"/>
    <w:rsid w:val="00187338"/>
    <w:rsid w:val="00187724"/>
    <w:rsid w:val="00187977"/>
    <w:rsid w:val="00187ECD"/>
    <w:rsid w:val="001903D7"/>
    <w:rsid w:val="001905B3"/>
    <w:rsid w:val="001924CD"/>
    <w:rsid w:val="00192900"/>
    <w:rsid w:val="001939D3"/>
    <w:rsid w:val="001941AE"/>
    <w:rsid w:val="001941E4"/>
    <w:rsid w:val="00194910"/>
    <w:rsid w:val="00194FEE"/>
    <w:rsid w:val="00195F58"/>
    <w:rsid w:val="00196C88"/>
    <w:rsid w:val="0019704D"/>
    <w:rsid w:val="0019781C"/>
    <w:rsid w:val="001A0650"/>
    <w:rsid w:val="001A071A"/>
    <w:rsid w:val="001A0E84"/>
    <w:rsid w:val="001A0F8F"/>
    <w:rsid w:val="001A0F99"/>
    <w:rsid w:val="001A1AF8"/>
    <w:rsid w:val="001A2BF3"/>
    <w:rsid w:val="001A2EFD"/>
    <w:rsid w:val="001A3248"/>
    <w:rsid w:val="001A34BB"/>
    <w:rsid w:val="001A3724"/>
    <w:rsid w:val="001A39B4"/>
    <w:rsid w:val="001A3B3D"/>
    <w:rsid w:val="001A411C"/>
    <w:rsid w:val="001A434B"/>
    <w:rsid w:val="001A4C5A"/>
    <w:rsid w:val="001A53B0"/>
    <w:rsid w:val="001A6018"/>
    <w:rsid w:val="001A669D"/>
    <w:rsid w:val="001A6CC2"/>
    <w:rsid w:val="001A7141"/>
    <w:rsid w:val="001A7878"/>
    <w:rsid w:val="001A794A"/>
    <w:rsid w:val="001A7BDA"/>
    <w:rsid w:val="001A7E64"/>
    <w:rsid w:val="001B0684"/>
    <w:rsid w:val="001B0A1D"/>
    <w:rsid w:val="001B1180"/>
    <w:rsid w:val="001B1B15"/>
    <w:rsid w:val="001B2079"/>
    <w:rsid w:val="001B3067"/>
    <w:rsid w:val="001B33F1"/>
    <w:rsid w:val="001B4073"/>
    <w:rsid w:val="001B4A71"/>
    <w:rsid w:val="001B5C88"/>
    <w:rsid w:val="001B67DC"/>
    <w:rsid w:val="001B6BAA"/>
    <w:rsid w:val="001B737A"/>
    <w:rsid w:val="001B7389"/>
    <w:rsid w:val="001B7451"/>
    <w:rsid w:val="001C168E"/>
    <w:rsid w:val="001C2883"/>
    <w:rsid w:val="001C34B6"/>
    <w:rsid w:val="001C413E"/>
    <w:rsid w:val="001C4A06"/>
    <w:rsid w:val="001C4A4B"/>
    <w:rsid w:val="001C4BCB"/>
    <w:rsid w:val="001C5391"/>
    <w:rsid w:val="001C542F"/>
    <w:rsid w:val="001C5914"/>
    <w:rsid w:val="001C5C21"/>
    <w:rsid w:val="001C5FCC"/>
    <w:rsid w:val="001C6514"/>
    <w:rsid w:val="001C6BFC"/>
    <w:rsid w:val="001C7935"/>
    <w:rsid w:val="001C7E3D"/>
    <w:rsid w:val="001D0877"/>
    <w:rsid w:val="001D0C46"/>
    <w:rsid w:val="001D1166"/>
    <w:rsid w:val="001D125F"/>
    <w:rsid w:val="001D1B07"/>
    <w:rsid w:val="001D2517"/>
    <w:rsid w:val="001D4042"/>
    <w:rsid w:val="001D5375"/>
    <w:rsid w:val="001D5C4E"/>
    <w:rsid w:val="001D5D81"/>
    <w:rsid w:val="001D60D8"/>
    <w:rsid w:val="001D63BC"/>
    <w:rsid w:val="001D65ED"/>
    <w:rsid w:val="001D6EA6"/>
    <w:rsid w:val="001D73A5"/>
    <w:rsid w:val="001D7589"/>
    <w:rsid w:val="001D79BA"/>
    <w:rsid w:val="001E0302"/>
    <w:rsid w:val="001E07A0"/>
    <w:rsid w:val="001E0FB6"/>
    <w:rsid w:val="001E149F"/>
    <w:rsid w:val="001E14FF"/>
    <w:rsid w:val="001E2593"/>
    <w:rsid w:val="001E3472"/>
    <w:rsid w:val="001E42DA"/>
    <w:rsid w:val="001E48DD"/>
    <w:rsid w:val="001E4F39"/>
    <w:rsid w:val="001E60C9"/>
    <w:rsid w:val="001E64EB"/>
    <w:rsid w:val="001E6894"/>
    <w:rsid w:val="001E783A"/>
    <w:rsid w:val="001E7B1A"/>
    <w:rsid w:val="001F0898"/>
    <w:rsid w:val="001F0DA5"/>
    <w:rsid w:val="001F1A8E"/>
    <w:rsid w:val="001F1EE8"/>
    <w:rsid w:val="001F2164"/>
    <w:rsid w:val="001F2751"/>
    <w:rsid w:val="001F2FDF"/>
    <w:rsid w:val="001F339C"/>
    <w:rsid w:val="001F3674"/>
    <w:rsid w:val="001F3D41"/>
    <w:rsid w:val="001F4342"/>
    <w:rsid w:val="001F4A6B"/>
    <w:rsid w:val="001F4F8B"/>
    <w:rsid w:val="001F5457"/>
    <w:rsid w:val="001F548D"/>
    <w:rsid w:val="001F54A5"/>
    <w:rsid w:val="001F57AB"/>
    <w:rsid w:val="001F5A9F"/>
    <w:rsid w:val="001F5DA9"/>
    <w:rsid w:val="001F671C"/>
    <w:rsid w:val="001F6765"/>
    <w:rsid w:val="001F6976"/>
    <w:rsid w:val="001F707A"/>
    <w:rsid w:val="001F7364"/>
    <w:rsid w:val="001F7A6E"/>
    <w:rsid w:val="001F7E9A"/>
    <w:rsid w:val="002002BD"/>
    <w:rsid w:val="00201E9C"/>
    <w:rsid w:val="00202301"/>
    <w:rsid w:val="0020254B"/>
    <w:rsid w:val="00202A31"/>
    <w:rsid w:val="0020471B"/>
    <w:rsid w:val="00204ACB"/>
    <w:rsid w:val="00204BAB"/>
    <w:rsid w:val="0020519B"/>
    <w:rsid w:val="00205B10"/>
    <w:rsid w:val="002061A4"/>
    <w:rsid w:val="002064A9"/>
    <w:rsid w:val="00206A0F"/>
    <w:rsid w:val="0020700F"/>
    <w:rsid w:val="0020763D"/>
    <w:rsid w:val="0021067C"/>
    <w:rsid w:val="00211316"/>
    <w:rsid w:val="00211B82"/>
    <w:rsid w:val="002120AB"/>
    <w:rsid w:val="00212BFC"/>
    <w:rsid w:val="002133E9"/>
    <w:rsid w:val="0021379E"/>
    <w:rsid w:val="00213C8D"/>
    <w:rsid w:val="00213DCE"/>
    <w:rsid w:val="0021409B"/>
    <w:rsid w:val="00214116"/>
    <w:rsid w:val="00214999"/>
    <w:rsid w:val="00215057"/>
    <w:rsid w:val="002150BF"/>
    <w:rsid w:val="00215776"/>
    <w:rsid w:val="00215C00"/>
    <w:rsid w:val="0021680B"/>
    <w:rsid w:val="00217AD0"/>
    <w:rsid w:val="002202CE"/>
    <w:rsid w:val="002204D3"/>
    <w:rsid w:val="00220812"/>
    <w:rsid w:val="00220DBE"/>
    <w:rsid w:val="00220F41"/>
    <w:rsid w:val="00221395"/>
    <w:rsid w:val="0022143C"/>
    <w:rsid w:val="00221486"/>
    <w:rsid w:val="0022250B"/>
    <w:rsid w:val="0022294B"/>
    <w:rsid w:val="00222E1F"/>
    <w:rsid w:val="00224198"/>
    <w:rsid w:val="0022423A"/>
    <w:rsid w:val="00224663"/>
    <w:rsid w:val="00224BAD"/>
    <w:rsid w:val="002254A9"/>
    <w:rsid w:val="002265F4"/>
    <w:rsid w:val="00226B59"/>
    <w:rsid w:val="00226D6B"/>
    <w:rsid w:val="0022718C"/>
    <w:rsid w:val="00227240"/>
    <w:rsid w:val="00227905"/>
    <w:rsid w:val="00227993"/>
    <w:rsid w:val="00227C81"/>
    <w:rsid w:val="002301ED"/>
    <w:rsid w:val="002310BB"/>
    <w:rsid w:val="00231C89"/>
    <w:rsid w:val="0023248A"/>
    <w:rsid w:val="00232A85"/>
    <w:rsid w:val="00232ACC"/>
    <w:rsid w:val="002332E3"/>
    <w:rsid w:val="00233CE6"/>
    <w:rsid w:val="00233D97"/>
    <w:rsid w:val="002345ED"/>
    <w:rsid w:val="002347A2"/>
    <w:rsid w:val="00234AE1"/>
    <w:rsid w:val="00234C05"/>
    <w:rsid w:val="00234C37"/>
    <w:rsid w:val="00234FE0"/>
    <w:rsid w:val="0023537A"/>
    <w:rsid w:val="002356D0"/>
    <w:rsid w:val="00235A8D"/>
    <w:rsid w:val="00235D02"/>
    <w:rsid w:val="00236A1C"/>
    <w:rsid w:val="002373EE"/>
    <w:rsid w:val="002377CC"/>
    <w:rsid w:val="00237882"/>
    <w:rsid w:val="00237BA3"/>
    <w:rsid w:val="00240196"/>
    <w:rsid w:val="0024046C"/>
    <w:rsid w:val="002404FA"/>
    <w:rsid w:val="002404FB"/>
    <w:rsid w:val="00240B98"/>
    <w:rsid w:val="00241143"/>
    <w:rsid w:val="002417D6"/>
    <w:rsid w:val="002419EA"/>
    <w:rsid w:val="00242999"/>
    <w:rsid w:val="00242DDD"/>
    <w:rsid w:val="00242F36"/>
    <w:rsid w:val="0024323E"/>
    <w:rsid w:val="00243783"/>
    <w:rsid w:val="002437B6"/>
    <w:rsid w:val="0024392A"/>
    <w:rsid w:val="00243C86"/>
    <w:rsid w:val="00243CF2"/>
    <w:rsid w:val="00245941"/>
    <w:rsid w:val="00245E7D"/>
    <w:rsid w:val="00245EFE"/>
    <w:rsid w:val="002466AB"/>
    <w:rsid w:val="0024717A"/>
    <w:rsid w:val="00247560"/>
    <w:rsid w:val="002476D8"/>
    <w:rsid w:val="00247FDA"/>
    <w:rsid w:val="00250708"/>
    <w:rsid w:val="00250B8A"/>
    <w:rsid w:val="00251486"/>
    <w:rsid w:val="002515E1"/>
    <w:rsid w:val="00251EEB"/>
    <w:rsid w:val="00251FE6"/>
    <w:rsid w:val="00252FF7"/>
    <w:rsid w:val="00253444"/>
    <w:rsid w:val="00253D73"/>
    <w:rsid w:val="0025429A"/>
    <w:rsid w:val="0025475D"/>
    <w:rsid w:val="002547A1"/>
    <w:rsid w:val="00254A5A"/>
    <w:rsid w:val="002551DB"/>
    <w:rsid w:val="00255365"/>
    <w:rsid w:val="00255863"/>
    <w:rsid w:val="00255CE2"/>
    <w:rsid w:val="002566C0"/>
    <w:rsid w:val="002571B0"/>
    <w:rsid w:val="002573A7"/>
    <w:rsid w:val="00257AF9"/>
    <w:rsid w:val="0026071C"/>
    <w:rsid w:val="00260E34"/>
    <w:rsid w:val="00261678"/>
    <w:rsid w:val="00261D5E"/>
    <w:rsid w:val="00262263"/>
    <w:rsid w:val="00262B32"/>
    <w:rsid w:val="002634F3"/>
    <w:rsid w:val="002637AD"/>
    <w:rsid w:val="00263B6A"/>
    <w:rsid w:val="00263B93"/>
    <w:rsid w:val="00263E7E"/>
    <w:rsid w:val="00264133"/>
    <w:rsid w:val="00264223"/>
    <w:rsid w:val="00264959"/>
    <w:rsid w:val="00265C4E"/>
    <w:rsid w:val="0026681C"/>
    <w:rsid w:val="002671F8"/>
    <w:rsid w:val="00267884"/>
    <w:rsid w:val="0027034A"/>
    <w:rsid w:val="002703B7"/>
    <w:rsid w:val="002703D2"/>
    <w:rsid w:val="00271366"/>
    <w:rsid w:val="002716D3"/>
    <w:rsid w:val="0027242B"/>
    <w:rsid w:val="0027242C"/>
    <w:rsid w:val="0027247A"/>
    <w:rsid w:val="00272A9A"/>
    <w:rsid w:val="00272CFE"/>
    <w:rsid w:val="00272D78"/>
    <w:rsid w:val="002730DA"/>
    <w:rsid w:val="00273C6C"/>
    <w:rsid w:val="00273E0C"/>
    <w:rsid w:val="00273F71"/>
    <w:rsid w:val="0027414C"/>
    <w:rsid w:val="00274244"/>
    <w:rsid w:val="00274330"/>
    <w:rsid w:val="002743D5"/>
    <w:rsid w:val="00274C3B"/>
    <w:rsid w:val="00274CB4"/>
    <w:rsid w:val="00275B60"/>
    <w:rsid w:val="00275DAC"/>
    <w:rsid w:val="002764EC"/>
    <w:rsid w:val="002765F6"/>
    <w:rsid w:val="002766B1"/>
    <w:rsid w:val="002775A0"/>
    <w:rsid w:val="00277661"/>
    <w:rsid w:val="00277991"/>
    <w:rsid w:val="00277AC5"/>
    <w:rsid w:val="00277C3B"/>
    <w:rsid w:val="002802D8"/>
    <w:rsid w:val="00280921"/>
    <w:rsid w:val="00280A5B"/>
    <w:rsid w:val="00281000"/>
    <w:rsid w:val="0028181F"/>
    <w:rsid w:val="00281E2F"/>
    <w:rsid w:val="00281ED4"/>
    <w:rsid w:val="00281F92"/>
    <w:rsid w:val="0028258E"/>
    <w:rsid w:val="002831F7"/>
    <w:rsid w:val="00283AA7"/>
    <w:rsid w:val="0028468D"/>
    <w:rsid w:val="00284733"/>
    <w:rsid w:val="002850E3"/>
    <w:rsid w:val="002856D2"/>
    <w:rsid w:val="00285B73"/>
    <w:rsid w:val="00285BF5"/>
    <w:rsid w:val="002860D6"/>
    <w:rsid w:val="002864CD"/>
    <w:rsid w:val="002868EB"/>
    <w:rsid w:val="0028694B"/>
    <w:rsid w:val="00286B60"/>
    <w:rsid w:val="0028708F"/>
    <w:rsid w:val="002871C8"/>
    <w:rsid w:val="00287824"/>
    <w:rsid w:val="00287ED9"/>
    <w:rsid w:val="00287F40"/>
    <w:rsid w:val="002901B9"/>
    <w:rsid w:val="00290F20"/>
    <w:rsid w:val="00291DFF"/>
    <w:rsid w:val="002924E7"/>
    <w:rsid w:val="00292F39"/>
    <w:rsid w:val="002935BF"/>
    <w:rsid w:val="00293CDA"/>
    <w:rsid w:val="002943B1"/>
    <w:rsid w:val="00294405"/>
    <w:rsid w:val="00294A62"/>
    <w:rsid w:val="00294D23"/>
    <w:rsid w:val="00295576"/>
    <w:rsid w:val="00295D76"/>
    <w:rsid w:val="0029600D"/>
    <w:rsid w:val="0029638F"/>
    <w:rsid w:val="00296976"/>
    <w:rsid w:val="00296B2F"/>
    <w:rsid w:val="00296EB4"/>
    <w:rsid w:val="0029721C"/>
    <w:rsid w:val="00297369"/>
    <w:rsid w:val="002979C5"/>
    <w:rsid w:val="00297BF0"/>
    <w:rsid w:val="00297C52"/>
    <w:rsid w:val="00297ECA"/>
    <w:rsid w:val="002A0198"/>
    <w:rsid w:val="002A0779"/>
    <w:rsid w:val="002A1C75"/>
    <w:rsid w:val="002A2B4A"/>
    <w:rsid w:val="002A302F"/>
    <w:rsid w:val="002A3536"/>
    <w:rsid w:val="002A35C4"/>
    <w:rsid w:val="002A3888"/>
    <w:rsid w:val="002A4123"/>
    <w:rsid w:val="002A45C5"/>
    <w:rsid w:val="002A463E"/>
    <w:rsid w:val="002A5A60"/>
    <w:rsid w:val="002A63AE"/>
    <w:rsid w:val="002A6B91"/>
    <w:rsid w:val="002A72D2"/>
    <w:rsid w:val="002A77FB"/>
    <w:rsid w:val="002A786F"/>
    <w:rsid w:val="002A78FB"/>
    <w:rsid w:val="002B0231"/>
    <w:rsid w:val="002B04B1"/>
    <w:rsid w:val="002B098D"/>
    <w:rsid w:val="002B1A7F"/>
    <w:rsid w:val="002B2530"/>
    <w:rsid w:val="002B30D6"/>
    <w:rsid w:val="002B30E9"/>
    <w:rsid w:val="002B3255"/>
    <w:rsid w:val="002B3BFC"/>
    <w:rsid w:val="002B3E01"/>
    <w:rsid w:val="002B4A14"/>
    <w:rsid w:val="002B4B64"/>
    <w:rsid w:val="002B4FFD"/>
    <w:rsid w:val="002B5C25"/>
    <w:rsid w:val="002B71C0"/>
    <w:rsid w:val="002B77C8"/>
    <w:rsid w:val="002B7BF6"/>
    <w:rsid w:val="002B7EDA"/>
    <w:rsid w:val="002C02CD"/>
    <w:rsid w:val="002C0498"/>
    <w:rsid w:val="002C1854"/>
    <w:rsid w:val="002C188A"/>
    <w:rsid w:val="002C2D5F"/>
    <w:rsid w:val="002C3CA3"/>
    <w:rsid w:val="002C3D9A"/>
    <w:rsid w:val="002C3F36"/>
    <w:rsid w:val="002C51D5"/>
    <w:rsid w:val="002C52F0"/>
    <w:rsid w:val="002C58B4"/>
    <w:rsid w:val="002C5910"/>
    <w:rsid w:val="002C5F72"/>
    <w:rsid w:val="002C6265"/>
    <w:rsid w:val="002C674B"/>
    <w:rsid w:val="002C7619"/>
    <w:rsid w:val="002C7D09"/>
    <w:rsid w:val="002D0D9A"/>
    <w:rsid w:val="002D1854"/>
    <w:rsid w:val="002D1B5B"/>
    <w:rsid w:val="002D1E51"/>
    <w:rsid w:val="002D1FF3"/>
    <w:rsid w:val="002D2515"/>
    <w:rsid w:val="002D2B88"/>
    <w:rsid w:val="002D4148"/>
    <w:rsid w:val="002D4B7F"/>
    <w:rsid w:val="002D4E59"/>
    <w:rsid w:val="002D537B"/>
    <w:rsid w:val="002D553F"/>
    <w:rsid w:val="002D5799"/>
    <w:rsid w:val="002D5815"/>
    <w:rsid w:val="002D5E4B"/>
    <w:rsid w:val="002D6721"/>
    <w:rsid w:val="002D6F2D"/>
    <w:rsid w:val="002D73A0"/>
    <w:rsid w:val="002D75AC"/>
    <w:rsid w:val="002D77E4"/>
    <w:rsid w:val="002E039B"/>
    <w:rsid w:val="002E0802"/>
    <w:rsid w:val="002E090A"/>
    <w:rsid w:val="002E111D"/>
    <w:rsid w:val="002E1BF4"/>
    <w:rsid w:val="002E1DD2"/>
    <w:rsid w:val="002E1E3E"/>
    <w:rsid w:val="002E2267"/>
    <w:rsid w:val="002E2520"/>
    <w:rsid w:val="002E2AB3"/>
    <w:rsid w:val="002E30AC"/>
    <w:rsid w:val="002E397E"/>
    <w:rsid w:val="002E3C5D"/>
    <w:rsid w:val="002E3F0C"/>
    <w:rsid w:val="002E3FB0"/>
    <w:rsid w:val="002E41A7"/>
    <w:rsid w:val="002E42C4"/>
    <w:rsid w:val="002E4899"/>
    <w:rsid w:val="002E5227"/>
    <w:rsid w:val="002E55FB"/>
    <w:rsid w:val="002E577C"/>
    <w:rsid w:val="002E5F82"/>
    <w:rsid w:val="002E607D"/>
    <w:rsid w:val="002E62AE"/>
    <w:rsid w:val="002E6497"/>
    <w:rsid w:val="002E69E9"/>
    <w:rsid w:val="002E6DAD"/>
    <w:rsid w:val="002E6FC9"/>
    <w:rsid w:val="002E79EE"/>
    <w:rsid w:val="002E79FB"/>
    <w:rsid w:val="002E7C13"/>
    <w:rsid w:val="002F01ED"/>
    <w:rsid w:val="002F10C7"/>
    <w:rsid w:val="002F1396"/>
    <w:rsid w:val="002F156E"/>
    <w:rsid w:val="002F178E"/>
    <w:rsid w:val="002F1EBA"/>
    <w:rsid w:val="002F22FA"/>
    <w:rsid w:val="002F2BE0"/>
    <w:rsid w:val="002F2D81"/>
    <w:rsid w:val="002F306B"/>
    <w:rsid w:val="002F32BC"/>
    <w:rsid w:val="002F3984"/>
    <w:rsid w:val="002F3C50"/>
    <w:rsid w:val="002F4B93"/>
    <w:rsid w:val="002F4C02"/>
    <w:rsid w:val="002F5005"/>
    <w:rsid w:val="002F5A9A"/>
    <w:rsid w:val="002F5ACA"/>
    <w:rsid w:val="002F5F72"/>
    <w:rsid w:val="002F6022"/>
    <w:rsid w:val="002F6B5E"/>
    <w:rsid w:val="002F6F47"/>
    <w:rsid w:val="002F7DED"/>
    <w:rsid w:val="0030018B"/>
    <w:rsid w:val="00300242"/>
    <w:rsid w:val="00300A65"/>
    <w:rsid w:val="00300D06"/>
    <w:rsid w:val="00300F5D"/>
    <w:rsid w:val="003019E5"/>
    <w:rsid w:val="00302816"/>
    <w:rsid w:val="00302A6E"/>
    <w:rsid w:val="00302B26"/>
    <w:rsid w:val="00302BA1"/>
    <w:rsid w:val="00304ACF"/>
    <w:rsid w:val="0030527E"/>
    <w:rsid w:val="003057D4"/>
    <w:rsid w:val="00305EFC"/>
    <w:rsid w:val="00306318"/>
    <w:rsid w:val="003066C7"/>
    <w:rsid w:val="00306B25"/>
    <w:rsid w:val="00306B68"/>
    <w:rsid w:val="003071DF"/>
    <w:rsid w:val="00307984"/>
    <w:rsid w:val="003117B1"/>
    <w:rsid w:val="0031191F"/>
    <w:rsid w:val="003123AC"/>
    <w:rsid w:val="0031263C"/>
    <w:rsid w:val="003129CE"/>
    <w:rsid w:val="0031383D"/>
    <w:rsid w:val="003139BB"/>
    <w:rsid w:val="00314219"/>
    <w:rsid w:val="00314D85"/>
    <w:rsid w:val="00314E4F"/>
    <w:rsid w:val="00314F42"/>
    <w:rsid w:val="00314FB4"/>
    <w:rsid w:val="0031511A"/>
    <w:rsid w:val="0031518B"/>
    <w:rsid w:val="003153EF"/>
    <w:rsid w:val="003158DB"/>
    <w:rsid w:val="00315DF7"/>
    <w:rsid w:val="00316169"/>
    <w:rsid w:val="003169C6"/>
    <w:rsid w:val="00316B54"/>
    <w:rsid w:val="00317D54"/>
    <w:rsid w:val="00317DD9"/>
    <w:rsid w:val="00320635"/>
    <w:rsid w:val="00320B34"/>
    <w:rsid w:val="00321E3B"/>
    <w:rsid w:val="00322B15"/>
    <w:rsid w:val="00322DC0"/>
    <w:rsid w:val="0032307A"/>
    <w:rsid w:val="00323998"/>
    <w:rsid w:val="003239C0"/>
    <w:rsid w:val="00323D87"/>
    <w:rsid w:val="00324110"/>
    <w:rsid w:val="00324915"/>
    <w:rsid w:val="0032525C"/>
    <w:rsid w:val="003253B9"/>
    <w:rsid w:val="00325C2D"/>
    <w:rsid w:val="00325C43"/>
    <w:rsid w:val="00325FCA"/>
    <w:rsid w:val="00326600"/>
    <w:rsid w:val="00326661"/>
    <w:rsid w:val="003304A0"/>
    <w:rsid w:val="00330766"/>
    <w:rsid w:val="00330DAB"/>
    <w:rsid w:val="0033145B"/>
    <w:rsid w:val="003317D1"/>
    <w:rsid w:val="0033230F"/>
    <w:rsid w:val="003333C2"/>
    <w:rsid w:val="00333D9A"/>
    <w:rsid w:val="00333F5F"/>
    <w:rsid w:val="0033457E"/>
    <w:rsid w:val="00334656"/>
    <w:rsid w:val="0033482D"/>
    <w:rsid w:val="00334D5C"/>
    <w:rsid w:val="003354E2"/>
    <w:rsid w:val="0033677C"/>
    <w:rsid w:val="0033738C"/>
    <w:rsid w:val="00337DE4"/>
    <w:rsid w:val="0034063C"/>
    <w:rsid w:val="00342555"/>
    <w:rsid w:val="003425B1"/>
    <w:rsid w:val="00342A14"/>
    <w:rsid w:val="003438DB"/>
    <w:rsid w:val="00344961"/>
    <w:rsid w:val="00345678"/>
    <w:rsid w:val="003457B8"/>
    <w:rsid w:val="003457C2"/>
    <w:rsid w:val="00345CE0"/>
    <w:rsid w:val="00345CFD"/>
    <w:rsid w:val="00346845"/>
    <w:rsid w:val="00347342"/>
    <w:rsid w:val="003475FE"/>
    <w:rsid w:val="00347877"/>
    <w:rsid w:val="00347F42"/>
    <w:rsid w:val="003518DF"/>
    <w:rsid w:val="00351947"/>
    <w:rsid w:val="00352089"/>
    <w:rsid w:val="003523B8"/>
    <w:rsid w:val="00352A4E"/>
    <w:rsid w:val="003534E1"/>
    <w:rsid w:val="003535CA"/>
    <w:rsid w:val="00354089"/>
    <w:rsid w:val="003549D2"/>
    <w:rsid w:val="00354CF7"/>
    <w:rsid w:val="00354FCF"/>
    <w:rsid w:val="003551AB"/>
    <w:rsid w:val="003552F1"/>
    <w:rsid w:val="003561CF"/>
    <w:rsid w:val="00356223"/>
    <w:rsid w:val="003563FC"/>
    <w:rsid w:val="00356630"/>
    <w:rsid w:val="00356707"/>
    <w:rsid w:val="00356763"/>
    <w:rsid w:val="0035682E"/>
    <w:rsid w:val="0035684D"/>
    <w:rsid w:val="00356983"/>
    <w:rsid w:val="00356A83"/>
    <w:rsid w:val="00356EA0"/>
    <w:rsid w:val="0035770B"/>
    <w:rsid w:val="00357A9B"/>
    <w:rsid w:val="003601B2"/>
    <w:rsid w:val="0036124C"/>
    <w:rsid w:val="00361273"/>
    <w:rsid w:val="00361ACA"/>
    <w:rsid w:val="003622CB"/>
    <w:rsid w:val="0036355F"/>
    <w:rsid w:val="00363F35"/>
    <w:rsid w:val="0036532C"/>
    <w:rsid w:val="003658DA"/>
    <w:rsid w:val="00365B6F"/>
    <w:rsid w:val="00366099"/>
    <w:rsid w:val="003660CF"/>
    <w:rsid w:val="003665FC"/>
    <w:rsid w:val="003667BF"/>
    <w:rsid w:val="003671B0"/>
    <w:rsid w:val="00367AEE"/>
    <w:rsid w:val="00367BE2"/>
    <w:rsid w:val="0037001E"/>
    <w:rsid w:val="003703B0"/>
    <w:rsid w:val="003703E0"/>
    <w:rsid w:val="00370ABB"/>
    <w:rsid w:val="00370EF5"/>
    <w:rsid w:val="003714D0"/>
    <w:rsid w:val="003716EC"/>
    <w:rsid w:val="00372AC6"/>
    <w:rsid w:val="00372E75"/>
    <w:rsid w:val="00373AD0"/>
    <w:rsid w:val="00373B9E"/>
    <w:rsid w:val="00373CA2"/>
    <w:rsid w:val="00374825"/>
    <w:rsid w:val="00374AE0"/>
    <w:rsid w:val="0037508E"/>
    <w:rsid w:val="003757D6"/>
    <w:rsid w:val="00375DFD"/>
    <w:rsid w:val="00376714"/>
    <w:rsid w:val="00376841"/>
    <w:rsid w:val="00376D32"/>
    <w:rsid w:val="0037739F"/>
    <w:rsid w:val="003777A8"/>
    <w:rsid w:val="0038031E"/>
    <w:rsid w:val="00381165"/>
    <w:rsid w:val="003816BE"/>
    <w:rsid w:val="00381AF8"/>
    <w:rsid w:val="003826BC"/>
    <w:rsid w:val="00382E85"/>
    <w:rsid w:val="0038346F"/>
    <w:rsid w:val="0038390D"/>
    <w:rsid w:val="003839F5"/>
    <w:rsid w:val="00383FC7"/>
    <w:rsid w:val="00384119"/>
    <w:rsid w:val="003845EB"/>
    <w:rsid w:val="00384A3C"/>
    <w:rsid w:val="00385441"/>
    <w:rsid w:val="00385762"/>
    <w:rsid w:val="00386069"/>
    <w:rsid w:val="003878CC"/>
    <w:rsid w:val="00387B3E"/>
    <w:rsid w:val="003909F7"/>
    <w:rsid w:val="00390B7B"/>
    <w:rsid w:val="00390DB0"/>
    <w:rsid w:val="00391C45"/>
    <w:rsid w:val="00391C67"/>
    <w:rsid w:val="00392086"/>
    <w:rsid w:val="0039299A"/>
    <w:rsid w:val="00392DCA"/>
    <w:rsid w:val="00393814"/>
    <w:rsid w:val="00393CED"/>
    <w:rsid w:val="0039411E"/>
    <w:rsid w:val="00394781"/>
    <w:rsid w:val="0039528A"/>
    <w:rsid w:val="00395DD6"/>
    <w:rsid w:val="00396447"/>
    <w:rsid w:val="003972C8"/>
    <w:rsid w:val="00397CC2"/>
    <w:rsid w:val="003A0167"/>
    <w:rsid w:val="003A07C5"/>
    <w:rsid w:val="003A0A2D"/>
    <w:rsid w:val="003A0E31"/>
    <w:rsid w:val="003A19E2"/>
    <w:rsid w:val="003A1BFE"/>
    <w:rsid w:val="003A1DB6"/>
    <w:rsid w:val="003A26FD"/>
    <w:rsid w:val="003A3413"/>
    <w:rsid w:val="003A389D"/>
    <w:rsid w:val="003A3A9D"/>
    <w:rsid w:val="003A3BAC"/>
    <w:rsid w:val="003A3F2E"/>
    <w:rsid w:val="003A442B"/>
    <w:rsid w:val="003A4593"/>
    <w:rsid w:val="003A4A20"/>
    <w:rsid w:val="003A4D1A"/>
    <w:rsid w:val="003A5CBE"/>
    <w:rsid w:val="003A669F"/>
    <w:rsid w:val="003A7904"/>
    <w:rsid w:val="003B1187"/>
    <w:rsid w:val="003B15CE"/>
    <w:rsid w:val="003B1625"/>
    <w:rsid w:val="003B1A7D"/>
    <w:rsid w:val="003B2192"/>
    <w:rsid w:val="003B21FA"/>
    <w:rsid w:val="003B25D1"/>
    <w:rsid w:val="003B2B40"/>
    <w:rsid w:val="003B33CA"/>
    <w:rsid w:val="003B3400"/>
    <w:rsid w:val="003B41C6"/>
    <w:rsid w:val="003B483E"/>
    <w:rsid w:val="003B4E04"/>
    <w:rsid w:val="003B5282"/>
    <w:rsid w:val="003B5784"/>
    <w:rsid w:val="003B6100"/>
    <w:rsid w:val="003B664E"/>
    <w:rsid w:val="003B6656"/>
    <w:rsid w:val="003B7A1F"/>
    <w:rsid w:val="003C133E"/>
    <w:rsid w:val="003C1C05"/>
    <w:rsid w:val="003C1D40"/>
    <w:rsid w:val="003C1FCF"/>
    <w:rsid w:val="003C24E1"/>
    <w:rsid w:val="003C2CB4"/>
    <w:rsid w:val="003C2DFB"/>
    <w:rsid w:val="003C31FF"/>
    <w:rsid w:val="003C32A0"/>
    <w:rsid w:val="003C35D9"/>
    <w:rsid w:val="003C3CFD"/>
    <w:rsid w:val="003C51AC"/>
    <w:rsid w:val="003C5317"/>
    <w:rsid w:val="003C633C"/>
    <w:rsid w:val="003C6599"/>
    <w:rsid w:val="003C6775"/>
    <w:rsid w:val="003C6CB5"/>
    <w:rsid w:val="003C78F0"/>
    <w:rsid w:val="003C79E1"/>
    <w:rsid w:val="003C7B43"/>
    <w:rsid w:val="003D0571"/>
    <w:rsid w:val="003D0CE7"/>
    <w:rsid w:val="003D1B54"/>
    <w:rsid w:val="003D1C06"/>
    <w:rsid w:val="003D2260"/>
    <w:rsid w:val="003D2418"/>
    <w:rsid w:val="003D24B3"/>
    <w:rsid w:val="003D29EC"/>
    <w:rsid w:val="003D315D"/>
    <w:rsid w:val="003D3E8A"/>
    <w:rsid w:val="003D405D"/>
    <w:rsid w:val="003D4814"/>
    <w:rsid w:val="003D49C8"/>
    <w:rsid w:val="003D4F5E"/>
    <w:rsid w:val="003D4F8E"/>
    <w:rsid w:val="003D52B2"/>
    <w:rsid w:val="003D693A"/>
    <w:rsid w:val="003D6A57"/>
    <w:rsid w:val="003D7104"/>
    <w:rsid w:val="003D79DE"/>
    <w:rsid w:val="003E0508"/>
    <w:rsid w:val="003E07E7"/>
    <w:rsid w:val="003E0AB0"/>
    <w:rsid w:val="003E1671"/>
    <w:rsid w:val="003E1D6D"/>
    <w:rsid w:val="003E2189"/>
    <w:rsid w:val="003E3B2C"/>
    <w:rsid w:val="003E4817"/>
    <w:rsid w:val="003E4909"/>
    <w:rsid w:val="003E5117"/>
    <w:rsid w:val="003E5204"/>
    <w:rsid w:val="003E5397"/>
    <w:rsid w:val="003E5444"/>
    <w:rsid w:val="003E56D7"/>
    <w:rsid w:val="003E58DE"/>
    <w:rsid w:val="003E5964"/>
    <w:rsid w:val="003E635F"/>
    <w:rsid w:val="003E63D6"/>
    <w:rsid w:val="003E6E2A"/>
    <w:rsid w:val="003E7121"/>
    <w:rsid w:val="003E7475"/>
    <w:rsid w:val="003E7582"/>
    <w:rsid w:val="003E780C"/>
    <w:rsid w:val="003F06B2"/>
    <w:rsid w:val="003F0F89"/>
    <w:rsid w:val="003F0FCE"/>
    <w:rsid w:val="003F1268"/>
    <w:rsid w:val="003F1739"/>
    <w:rsid w:val="003F26FB"/>
    <w:rsid w:val="003F2C56"/>
    <w:rsid w:val="003F374B"/>
    <w:rsid w:val="003F3B7D"/>
    <w:rsid w:val="003F4713"/>
    <w:rsid w:val="003F47C5"/>
    <w:rsid w:val="003F5086"/>
    <w:rsid w:val="003F521F"/>
    <w:rsid w:val="003F5A08"/>
    <w:rsid w:val="003F6234"/>
    <w:rsid w:val="003F76CA"/>
    <w:rsid w:val="003F7C4D"/>
    <w:rsid w:val="003F7CE0"/>
    <w:rsid w:val="003F7D48"/>
    <w:rsid w:val="00400AB9"/>
    <w:rsid w:val="00400E5C"/>
    <w:rsid w:val="00400E83"/>
    <w:rsid w:val="00401211"/>
    <w:rsid w:val="00401603"/>
    <w:rsid w:val="004023CC"/>
    <w:rsid w:val="004026C6"/>
    <w:rsid w:val="00402796"/>
    <w:rsid w:val="00403BA8"/>
    <w:rsid w:val="00403E09"/>
    <w:rsid w:val="00404DC9"/>
    <w:rsid w:val="00404E26"/>
    <w:rsid w:val="00404F13"/>
    <w:rsid w:val="00406916"/>
    <w:rsid w:val="00406A67"/>
    <w:rsid w:val="00406F1A"/>
    <w:rsid w:val="00406F5B"/>
    <w:rsid w:val="004076E9"/>
    <w:rsid w:val="0040787C"/>
    <w:rsid w:val="004079B4"/>
    <w:rsid w:val="00407D20"/>
    <w:rsid w:val="0041064A"/>
    <w:rsid w:val="00411869"/>
    <w:rsid w:val="0041219C"/>
    <w:rsid w:val="004126C6"/>
    <w:rsid w:val="0041270C"/>
    <w:rsid w:val="00412D2B"/>
    <w:rsid w:val="00412E92"/>
    <w:rsid w:val="0041320F"/>
    <w:rsid w:val="00414433"/>
    <w:rsid w:val="00414C8C"/>
    <w:rsid w:val="00414E2E"/>
    <w:rsid w:val="00414EB9"/>
    <w:rsid w:val="00415109"/>
    <w:rsid w:val="00415E4A"/>
    <w:rsid w:val="0041604E"/>
    <w:rsid w:val="004163A4"/>
    <w:rsid w:val="004168F1"/>
    <w:rsid w:val="00416DB9"/>
    <w:rsid w:val="00416DD6"/>
    <w:rsid w:val="00417EC5"/>
    <w:rsid w:val="004202A4"/>
    <w:rsid w:val="00420716"/>
    <w:rsid w:val="0042072B"/>
    <w:rsid w:val="00420BDF"/>
    <w:rsid w:val="00420ECB"/>
    <w:rsid w:val="004234A4"/>
    <w:rsid w:val="0042404D"/>
    <w:rsid w:val="0042477A"/>
    <w:rsid w:val="00425395"/>
    <w:rsid w:val="004261C0"/>
    <w:rsid w:val="00426492"/>
    <w:rsid w:val="00426C32"/>
    <w:rsid w:val="00426D82"/>
    <w:rsid w:val="00427046"/>
    <w:rsid w:val="00427775"/>
    <w:rsid w:val="00427993"/>
    <w:rsid w:val="00427C8D"/>
    <w:rsid w:val="0043004A"/>
    <w:rsid w:val="004302C1"/>
    <w:rsid w:val="00430651"/>
    <w:rsid w:val="00430742"/>
    <w:rsid w:val="00430824"/>
    <w:rsid w:val="00430A68"/>
    <w:rsid w:val="00431D92"/>
    <w:rsid w:val="00432274"/>
    <w:rsid w:val="00432550"/>
    <w:rsid w:val="004325FB"/>
    <w:rsid w:val="0043297F"/>
    <w:rsid w:val="00432A2D"/>
    <w:rsid w:val="00432BAB"/>
    <w:rsid w:val="00432C56"/>
    <w:rsid w:val="004338AE"/>
    <w:rsid w:val="00434382"/>
    <w:rsid w:val="00434896"/>
    <w:rsid w:val="00434EF0"/>
    <w:rsid w:val="00435410"/>
    <w:rsid w:val="0043549F"/>
    <w:rsid w:val="00436415"/>
    <w:rsid w:val="00436AD9"/>
    <w:rsid w:val="00437064"/>
    <w:rsid w:val="00437B8F"/>
    <w:rsid w:val="00440532"/>
    <w:rsid w:val="00440596"/>
    <w:rsid w:val="0044089E"/>
    <w:rsid w:val="00440F16"/>
    <w:rsid w:val="00441565"/>
    <w:rsid w:val="00441602"/>
    <w:rsid w:val="004418B9"/>
    <w:rsid w:val="00441A3A"/>
    <w:rsid w:val="004421A7"/>
    <w:rsid w:val="004432BA"/>
    <w:rsid w:val="00443B81"/>
    <w:rsid w:val="0044407E"/>
    <w:rsid w:val="004448C1"/>
    <w:rsid w:val="00444903"/>
    <w:rsid w:val="00444B8A"/>
    <w:rsid w:val="00444E09"/>
    <w:rsid w:val="00444FFA"/>
    <w:rsid w:val="00445411"/>
    <w:rsid w:val="004463E7"/>
    <w:rsid w:val="004464BD"/>
    <w:rsid w:val="00446695"/>
    <w:rsid w:val="00446D31"/>
    <w:rsid w:val="004475D7"/>
    <w:rsid w:val="00447BB9"/>
    <w:rsid w:val="00447F3E"/>
    <w:rsid w:val="00450690"/>
    <w:rsid w:val="0045078F"/>
    <w:rsid w:val="00451097"/>
    <w:rsid w:val="0045135E"/>
    <w:rsid w:val="00451534"/>
    <w:rsid w:val="00452588"/>
    <w:rsid w:val="00452984"/>
    <w:rsid w:val="00452D2C"/>
    <w:rsid w:val="00453766"/>
    <w:rsid w:val="004537C2"/>
    <w:rsid w:val="004539A3"/>
    <w:rsid w:val="00454039"/>
    <w:rsid w:val="0045460B"/>
    <w:rsid w:val="00454BF0"/>
    <w:rsid w:val="004556FB"/>
    <w:rsid w:val="00455C4A"/>
    <w:rsid w:val="0045680B"/>
    <w:rsid w:val="00456818"/>
    <w:rsid w:val="00456937"/>
    <w:rsid w:val="00457213"/>
    <w:rsid w:val="00457905"/>
    <w:rsid w:val="0046031D"/>
    <w:rsid w:val="004605ED"/>
    <w:rsid w:val="0046084F"/>
    <w:rsid w:val="00460873"/>
    <w:rsid w:val="00461035"/>
    <w:rsid w:val="0046106F"/>
    <w:rsid w:val="004611F1"/>
    <w:rsid w:val="0046137B"/>
    <w:rsid w:val="00461615"/>
    <w:rsid w:val="00461BBF"/>
    <w:rsid w:val="0046275D"/>
    <w:rsid w:val="00462C06"/>
    <w:rsid w:val="0046332C"/>
    <w:rsid w:val="004635BF"/>
    <w:rsid w:val="00466BA5"/>
    <w:rsid w:val="00466C44"/>
    <w:rsid w:val="00466CF2"/>
    <w:rsid w:val="00467115"/>
    <w:rsid w:val="00467E7F"/>
    <w:rsid w:val="00470334"/>
    <w:rsid w:val="00470A0D"/>
    <w:rsid w:val="00470CB0"/>
    <w:rsid w:val="00470EFF"/>
    <w:rsid w:val="004716F8"/>
    <w:rsid w:val="004717A3"/>
    <w:rsid w:val="00471FD0"/>
    <w:rsid w:val="004730F0"/>
    <w:rsid w:val="00473AC9"/>
    <w:rsid w:val="00473C41"/>
    <w:rsid w:val="004743EE"/>
    <w:rsid w:val="00474888"/>
    <w:rsid w:val="00474B23"/>
    <w:rsid w:val="00474C91"/>
    <w:rsid w:val="004752E4"/>
    <w:rsid w:val="0047533B"/>
    <w:rsid w:val="00475DDA"/>
    <w:rsid w:val="0047658B"/>
    <w:rsid w:val="004765DF"/>
    <w:rsid w:val="0047688C"/>
    <w:rsid w:val="0047714C"/>
    <w:rsid w:val="004771E2"/>
    <w:rsid w:val="004773BD"/>
    <w:rsid w:val="0047759B"/>
    <w:rsid w:val="00477933"/>
    <w:rsid w:val="00477B38"/>
    <w:rsid w:val="004801E3"/>
    <w:rsid w:val="004805D6"/>
    <w:rsid w:val="00480FCA"/>
    <w:rsid w:val="0048151D"/>
    <w:rsid w:val="00481F4D"/>
    <w:rsid w:val="004823F4"/>
    <w:rsid w:val="00482C8C"/>
    <w:rsid w:val="00482D5D"/>
    <w:rsid w:val="00484052"/>
    <w:rsid w:val="004843A3"/>
    <w:rsid w:val="00484574"/>
    <w:rsid w:val="004850F2"/>
    <w:rsid w:val="00485157"/>
    <w:rsid w:val="0048582E"/>
    <w:rsid w:val="00485837"/>
    <w:rsid w:val="00485866"/>
    <w:rsid w:val="00487979"/>
    <w:rsid w:val="004879B6"/>
    <w:rsid w:val="00487CBF"/>
    <w:rsid w:val="00487F17"/>
    <w:rsid w:val="00487FC8"/>
    <w:rsid w:val="00490693"/>
    <w:rsid w:val="00490A03"/>
    <w:rsid w:val="00490D20"/>
    <w:rsid w:val="004910A6"/>
    <w:rsid w:val="004919EA"/>
    <w:rsid w:val="00492020"/>
    <w:rsid w:val="00492E97"/>
    <w:rsid w:val="004930B5"/>
    <w:rsid w:val="0049316A"/>
    <w:rsid w:val="00493D64"/>
    <w:rsid w:val="00493FB9"/>
    <w:rsid w:val="00494133"/>
    <w:rsid w:val="004944DF"/>
    <w:rsid w:val="00494548"/>
    <w:rsid w:val="00494A74"/>
    <w:rsid w:val="00494B19"/>
    <w:rsid w:val="00495EBC"/>
    <w:rsid w:val="00496592"/>
    <w:rsid w:val="00496B28"/>
    <w:rsid w:val="00497406"/>
    <w:rsid w:val="004979AD"/>
    <w:rsid w:val="004979EC"/>
    <w:rsid w:val="00497B06"/>
    <w:rsid w:val="00497CF7"/>
    <w:rsid w:val="00497FD0"/>
    <w:rsid w:val="004A0A34"/>
    <w:rsid w:val="004A0D3E"/>
    <w:rsid w:val="004A1244"/>
    <w:rsid w:val="004A18DE"/>
    <w:rsid w:val="004A1C0F"/>
    <w:rsid w:val="004A2033"/>
    <w:rsid w:val="004A2369"/>
    <w:rsid w:val="004A247D"/>
    <w:rsid w:val="004A283F"/>
    <w:rsid w:val="004A29E1"/>
    <w:rsid w:val="004A2F6F"/>
    <w:rsid w:val="004A325C"/>
    <w:rsid w:val="004A33BC"/>
    <w:rsid w:val="004A3491"/>
    <w:rsid w:val="004A4BC2"/>
    <w:rsid w:val="004A4BC4"/>
    <w:rsid w:val="004A507E"/>
    <w:rsid w:val="004A50E5"/>
    <w:rsid w:val="004A52A7"/>
    <w:rsid w:val="004A5570"/>
    <w:rsid w:val="004A5571"/>
    <w:rsid w:val="004A60FD"/>
    <w:rsid w:val="004A6707"/>
    <w:rsid w:val="004A6DF2"/>
    <w:rsid w:val="004A7792"/>
    <w:rsid w:val="004A7861"/>
    <w:rsid w:val="004A7B85"/>
    <w:rsid w:val="004A7DC1"/>
    <w:rsid w:val="004A7DE8"/>
    <w:rsid w:val="004B04D1"/>
    <w:rsid w:val="004B0B4D"/>
    <w:rsid w:val="004B100B"/>
    <w:rsid w:val="004B1DE7"/>
    <w:rsid w:val="004B2612"/>
    <w:rsid w:val="004B2EE5"/>
    <w:rsid w:val="004B3141"/>
    <w:rsid w:val="004B329C"/>
    <w:rsid w:val="004B3489"/>
    <w:rsid w:val="004B404E"/>
    <w:rsid w:val="004B44F8"/>
    <w:rsid w:val="004B4645"/>
    <w:rsid w:val="004B6730"/>
    <w:rsid w:val="004B6A13"/>
    <w:rsid w:val="004B6B57"/>
    <w:rsid w:val="004B7059"/>
    <w:rsid w:val="004B7D50"/>
    <w:rsid w:val="004B7DF2"/>
    <w:rsid w:val="004C039F"/>
    <w:rsid w:val="004C0551"/>
    <w:rsid w:val="004C0A02"/>
    <w:rsid w:val="004C0B2B"/>
    <w:rsid w:val="004C0EB7"/>
    <w:rsid w:val="004C1ABC"/>
    <w:rsid w:val="004C1CBD"/>
    <w:rsid w:val="004C1E82"/>
    <w:rsid w:val="004C2159"/>
    <w:rsid w:val="004C23B1"/>
    <w:rsid w:val="004C2B3C"/>
    <w:rsid w:val="004C2D45"/>
    <w:rsid w:val="004C2E8F"/>
    <w:rsid w:val="004C2FD2"/>
    <w:rsid w:val="004C3000"/>
    <w:rsid w:val="004C31AA"/>
    <w:rsid w:val="004C3440"/>
    <w:rsid w:val="004C37DD"/>
    <w:rsid w:val="004C41A5"/>
    <w:rsid w:val="004C464B"/>
    <w:rsid w:val="004C56C3"/>
    <w:rsid w:val="004C5CFC"/>
    <w:rsid w:val="004C5D7E"/>
    <w:rsid w:val="004C6076"/>
    <w:rsid w:val="004C65BA"/>
    <w:rsid w:val="004C6E77"/>
    <w:rsid w:val="004C70AF"/>
    <w:rsid w:val="004C7C25"/>
    <w:rsid w:val="004CA6B0"/>
    <w:rsid w:val="004D0261"/>
    <w:rsid w:val="004D0424"/>
    <w:rsid w:val="004D0A1C"/>
    <w:rsid w:val="004D1B22"/>
    <w:rsid w:val="004D2AB1"/>
    <w:rsid w:val="004D35E2"/>
    <w:rsid w:val="004D3653"/>
    <w:rsid w:val="004D3B19"/>
    <w:rsid w:val="004D3C61"/>
    <w:rsid w:val="004D3F75"/>
    <w:rsid w:val="004D43D7"/>
    <w:rsid w:val="004D4B86"/>
    <w:rsid w:val="004D4C10"/>
    <w:rsid w:val="004D53A8"/>
    <w:rsid w:val="004D53BD"/>
    <w:rsid w:val="004D6993"/>
    <w:rsid w:val="004D72B5"/>
    <w:rsid w:val="004D77DA"/>
    <w:rsid w:val="004D77F6"/>
    <w:rsid w:val="004D78E7"/>
    <w:rsid w:val="004E010F"/>
    <w:rsid w:val="004E05B6"/>
    <w:rsid w:val="004E1AEE"/>
    <w:rsid w:val="004E1ECB"/>
    <w:rsid w:val="004E29EC"/>
    <w:rsid w:val="004E2BAD"/>
    <w:rsid w:val="004E2C2B"/>
    <w:rsid w:val="004E45DB"/>
    <w:rsid w:val="004E4B15"/>
    <w:rsid w:val="004E4F60"/>
    <w:rsid w:val="004E5402"/>
    <w:rsid w:val="004E55B0"/>
    <w:rsid w:val="004E597D"/>
    <w:rsid w:val="004E6204"/>
    <w:rsid w:val="004E6254"/>
    <w:rsid w:val="004E659A"/>
    <w:rsid w:val="004E65C6"/>
    <w:rsid w:val="004E6A4E"/>
    <w:rsid w:val="004F02EC"/>
    <w:rsid w:val="004F1232"/>
    <w:rsid w:val="004F2229"/>
    <w:rsid w:val="004F28CB"/>
    <w:rsid w:val="004F2FAF"/>
    <w:rsid w:val="004F35E7"/>
    <w:rsid w:val="004F37F1"/>
    <w:rsid w:val="004F3B43"/>
    <w:rsid w:val="004F3D4F"/>
    <w:rsid w:val="004F40FC"/>
    <w:rsid w:val="004F4A43"/>
    <w:rsid w:val="004F53AB"/>
    <w:rsid w:val="004F5781"/>
    <w:rsid w:val="004F5CED"/>
    <w:rsid w:val="004F64D2"/>
    <w:rsid w:val="004F6657"/>
    <w:rsid w:val="00500E12"/>
    <w:rsid w:val="0050129D"/>
    <w:rsid w:val="00501C37"/>
    <w:rsid w:val="00501D92"/>
    <w:rsid w:val="00501D96"/>
    <w:rsid w:val="00501E75"/>
    <w:rsid w:val="00502556"/>
    <w:rsid w:val="00502B73"/>
    <w:rsid w:val="00502EC8"/>
    <w:rsid w:val="0050324D"/>
    <w:rsid w:val="005035B0"/>
    <w:rsid w:val="00503B19"/>
    <w:rsid w:val="0050480D"/>
    <w:rsid w:val="00505288"/>
    <w:rsid w:val="00505793"/>
    <w:rsid w:val="0050582C"/>
    <w:rsid w:val="0050585C"/>
    <w:rsid w:val="005060A2"/>
    <w:rsid w:val="00506B53"/>
    <w:rsid w:val="00507E86"/>
    <w:rsid w:val="00510114"/>
    <w:rsid w:val="005109E0"/>
    <w:rsid w:val="00510E3C"/>
    <w:rsid w:val="005111DB"/>
    <w:rsid w:val="0051188E"/>
    <w:rsid w:val="00511EB0"/>
    <w:rsid w:val="00513491"/>
    <w:rsid w:val="005137A6"/>
    <w:rsid w:val="00513B1D"/>
    <w:rsid w:val="00514275"/>
    <w:rsid w:val="00515D2A"/>
    <w:rsid w:val="00516551"/>
    <w:rsid w:val="00516602"/>
    <w:rsid w:val="005169EA"/>
    <w:rsid w:val="00516DDF"/>
    <w:rsid w:val="00517354"/>
    <w:rsid w:val="0051740B"/>
    <w:rsid w:val="00517B39"/>
    <w:rsid w:val="00517BD3"/>
    <w:rsid w:val="005181D4"/>
    <w:rsid w:val="0052005B"/>
    <w:rsid w:val="0052025B"/>
    <w:rsid w:val="00520653"/>
    <w:rsid w:val="005209A2"/>
    <w:rsid w:val="00521743"/>
    <w:rsid w:val="00521B9D"/>
    <w:rsid w:val="00521F39"/>
    <w:rsid w:val="00521F9C"/>
    <w:rsid w:val="005220B0"/>
    <w:rsid w:val="00523657"/>
    <w:rsid w:val="00523AD5"/>
    <w:rsid w:val="00523F2D"/>
    <w:rsid w:val="00524486"/>
    <w:rsid w:val="0052461F"/>
    <w:rsid w:val="0052476F"/>
    <w:rsid w:val="0052511D"/>
    <w:rsid w:val="00525654"/>
    <w:rsid w:val="00525C0C"/>
    <w:rsid w:val="00525DDE"/>
    <w:rsid w:val="00525F06"/>
    <w:rsid w:val="005266F8"/>
    <w:rsid w:val="005276EA"/>
    <w:rsid w:val="00527B89"/>
    <w:rsid w:val="00527EE2"/>
    <w:rsid w:val="0053012E"/>
    <w:rsid w:val="0053080E"/>
    <w:rsid w:val="0053179F"/>
    <w:rsid w:val="00531B41"/>
    <w:rsid w:val="0053258E"/>
    <w:rsid w:val="00532806"/>
    <w:rsid w:val="00533302"/>
    <w:rsid w:val="005333D4"/>
    <w:rsid w:val="005345BE"/>
    <w:rsid w:val="00534718"/>
    <w:rsid w:val="00534A54"/>
    <w:rsid w:val="00535437"/>
    <w:rsid w:val="00535D7D"/>
    <w:rsid w:val="00535F00"/>
    <w:rsid w:val="00535F48"/>
    <w:rsid w:val="00536120"/>
    <w:rsid w:val="00536CA6"/>
    <w:rsid w:val="00536E7B"/>
    <w:rsid w:val="00537786"/>
    <w:rsid w:val="00537D60"/>
    <w:rsid w:val="00540043"/>
    <w:rsid w:val="0054070D"/>
    <w:rsid w:val="00541861"/>
    <w:rsid w:val="00542854"/>
    <w:rsid w:val="0054293B"/>
    <w:rsid w:val="00545455"/>
    <w:rsid w:val="005458C5"/>
    <w:rsid w:val="0054600D"/>
    <w:rsid w:val="0054612E"/>
    <w:rsid w:val="005461F3"/>
    <w:rsid w:val="00547294"/>
    <w:rsid w:val="00547986"/>
    <w:rsid w:val="0055064F"/>
    <w:rsid w:val="00550ACC"/>
    <w:rsid w:val="00550E45"/>
    <w:rsid w:val="00551B7F"/>
    <w:rsid w:val="00552AE0"/>
    <w:rsid w:val="00552D2F"/>
    <w:rsid w:val="00553475"/>
    <w:rsid w:val="0055379A"/>
    <w:rsid w:val="005539BC"/>
    <w:rsid w:val="00554525"/>
    <w:rsid w:val="005546B6"/>
    <w:rsid w:val="00554F08"/>
    <w:rsid w:val="005554A5"/>
    <w:rsid w:val="005558F0"/>
    <w:rsid w:val="00555B57"/>
    <w:rsid w:val="00555FFB"/>
    <w:rsid w:val="005566F9"/>
    <w:rsid w:val="00556D10"/>
    <w:rsid w:val="00557245"/>
    <w:rsid w:val="00557446"/>
    <w:rsid w:val="0055774C"/>
    <w:rsid w:val="00560024"/>
    <w:rsid w:val="00560105"/>
    <w:rsid w:val="0056052C"/>
    <w:rsid w:val="0056054C"/>
    <w:rsid w:val="00560F43"/>
    <w:rsid w:val="00561CC5"/>
    <w:rsid w:val="00561FD2"/>
    <w:rsid w:val="00562136"/>
    <w:rsid w:val="0056265F"/>
    <w:rsid w:val="0056303B"/>
    <w:rsid w:val="00563336"/>
    <w:rsid w:val="00563BEF"/>
    <w:rsid w:val="00564569"/>
    <w:rsid w:val="005647D5"/>
    <w:rsid w:val="00564B66"/>
    <w:rsid w:val="00564B81"/>
    <w:rsid w:val="00565274"/>
    <w:rsid w:val="005657DF"/>
    <w:rsid w:val="0056580B"/>
    <w:rsid w:val="00565DAE"/>
    <w:rsid w:val="0056610F"/>
    <w:rsid w:val="00566155"/>
    <w:rsid w:val="0056636A"/>
    <w:rsid w:val="00566990"/>
    <w:rsid w:val="0056796A"/>
    <w:rsid w:val="0056796D"/>
    <w:rsid w:val="00570768"/>
    <w:rsid w:val="00570ED5"/>
    <w:rsid w:val="00571010"/>
    <w:rsid w:val="005717A4"/>
    <w:rsid w:val="00571BD1"/>
    <w:rsid w:val="00571CAC"/>
    <w:rsid w:val="0057209E"/>
    <w:rsid w:val="00572836"/>
    <w:rsid w:val="005729D0"/>
    <w:rsid w:val="00572DE7"/>
    <w:rsid w:val="0057330A"/>
    <w:rsid w:val="00573C6E"/>
    <w:rsid w:val="00573D2C"/>
    <w:rsid w:val="00574201"/>
    <w:rsid w:val="0057446F"/>
    <w:rsid w:val="005745B6"/>
    <w:rsid w:val="00574809"/>
    <w:rsid w:val="00574A6F"/>
    <w:rsid w:val="00574D0E"/>
    <w:rsid w:val="00575BCA"/>
    <w:rsid w:val="00575C5A"/>
    <w:rsid w:val="00575F1D"/>
    <w:rsid w:val="0057616E"/>
    <w:rsid w:val="00576306"/>
    <w:rsid w:val="00576811"/>
    <w:rsid w:val="00576B31"/>
    <w:rsid w:val="00576D79"/>
    <w:rsid w:val="00577200"/>
    <w:rsid w:val="005779DE"/>
    <w:rsid w:val="0058057E"/>
    <w:rsid w:val="00580666"/>
    <w:rsid w:val="0058083B"/>
    <w:rsid w:val="005808A6"/>
    <w:rsid w:val="005814C1"/>
    <w:rsid w:val="005815F7"/>
    <w:rsid w:val="005819F6"/>
    <w:rsid w:val="00581A9C"/>
    <w:rsid w:val="005824C2"/>
    <w:rsid w:val="005828DB"/>
    <w:rsid w:val="00582B84"/>
    <w:rsid w:val="005831B8"/>
    <w:rsid w:val="00584144"/>
    <w:rsid w:val="0058461D"/>
    <w:rsid w:val="005850CE"/>
    <w:rsid w:val="005854FB"/>
    <w:rsid w:val="005856B6"/>
    <w:rsid w:val="005860C3"/>
    <w:rsid w:val="005871F5"/>
    <w:rsid w:val="00587590"/>
    <w:rsid w:val="005879A1"/>
    <w:rsid w:val="00587BDC"/>
    <w:rsid w:val="00587D60"/>
    <w:rsid w:val="00590241"/>
    <w:rsid w:val="005908E4"/>
    <w:rsid w:val="005909C1"/>
    <w:rsid w:val="00590B72"/>
    <w:rsid w:val="00591037"/>
    <w:rsid w:val="00591107"/>
    <w:rsid w:val="005912CF"/>
    <w:rsid w:val="00591480"/>
    <w:rsid w:val="005916FA"/>
    <w:rsid w:val="00591AEB"/>
    <w:rsid w:val="00591C0B"/>
    <w:rsid w:val="00591E52"/>
    <w:rsid w:val="00591E80"/>
    <w:rsid w:val="005920BE"/>
    <w:rsid w:val="005926EF"/>
    <w:rsid w:val="005929B7"/>
    <w:rsid w:val="00592DCD"/>
    <w:rsid w:val="00592EF7"/>
    <w:rsid w:val="00592F8B"/>
    <w:rsid w:val="005937A0"/>
    <w:rsid w:val="0059396E"/>
    <w:rsid w:val="00593E7A"/>
    <w:rsid w:val="00594655"/>
    <w:rsid w:val="00594712"/>
    <w:rsid w:val="00595661"/>
    <w:rsid w:val="00595C06"/>
    <w:rsid w:val="00595F7D"/>
    <w:rsid w:val="0059706B"/>
    <w:rsid w:val="005A04EE"/>
    <w:rsid w:val="005A2D3A"/>
    <w:rsid w:val="005A3CC5"/>
    <w:rsid w:val="005A486B"/>
    <w:rsid w:val="005A4CAF"/>
    <w:rsid w:val="005A50E9"/>
    <w:rsid w:val="005A5469"/>
    <w:rsid w:val="005A5D5A"/>
    <w:rsid w:val="005A5EAD"/>
    <w:rsid w:val="005A5F0A"/>
    <w:rsid w:val="005B0306"/>
    <w:rsid w:val="005B0344"/>
    <w:rsid w:val="005B09EB"/>
    <w:rsid w:val="005B0DB5"/>
    <w:rsid w:val="005B1352"/>
    <w:rsid w:val="005B246F"/>
    <w:rsid w:val="005B39BA"/>
    <w:rsid w:val="005B41E9"/>
    <w:rsid w:val="005B43DE"/>
    <w:rsid w:val="005B44C3"/>
    <w:rsid w:val="005B46AF"/>
    <w:rsid w:val="005B5049"/>
    <w:rsid w:val="005B520E"/>
    <w:rsid w:val="005B5380"/>
    <w:rsid w:val="005B548B"/>
    <w:rsid w:val="005B562D"/>
    <w:rsid w:val="005B5AE4"/>
    <w:rsid w:val="005B5B82"/>
    <w:rsid w:val="005B63F7"/>
    <w:rsid w:val="005B6EB5"/>
    <w:rsid w:val="005B75F0"/>
    <w:rsid w:val="005B79C9"/>
    <w:rsid w:val="005B7B57"/>
    <w:rsid w:val="005B7D74"/>
    <w:rsid w:val="005BE543"/>
    <w:rsid w:val="005C1C84"/>
    <w:rsid w:val="005C1D5A"/>
    <w:rsid w:val="005C1F41"/>
    <w:rsid w:val="005C2346"/>
    <w:rsid w:val="005C2806"/>
    <w:rsid w:val="005C280B"/>
    <w:rsid w:val="005C2856"/>
    <w:rsid w:val="005C36DF"/>
    <w:rsid w:val="005C372C"/>
    <w:rsid w:val="005C395D"/>
    <w:rsid w:val="005C3977"/>
    <w:rsid w:val="005C4FE2"/>
    <w:rsid w:val="005C50F1"/>
    <w:rsid w:val="005C6399"/>
    <w:rsid w:val="005C63E1"/>
    <w:rsid w:val="005C6DD7"/>
    <w:rsid w:val="005C71F1"/>
    <w:rsid w:val="005C7D7C"/>
    <w:rsid w:val="005C7FF2"/>
    <w:rsid w:val="005D03BD"/>
    <w:rsid w:val="005D0A3A"/>
    <w:rsid w:val="005D1934"/>
    <w:rsid w:val="005D1A46"/>
    <w:rsid w:val="005D1AE5"/>
    <w:rsid w:val="005D2855"/>
    <w:rsid w:val="005D2BE6"/>
    <w:rsid w:val="005D2BF7"/>
    <w:rsid w:val="005D32F0"/>
    <w:rsid w:val="005D34AB"/>
    <w:rsid w:val="005D38B5"/>
    <w:rsid w:val="005D4602"/>
    <w:rsid w:val="005D4885"/>
    <w:rsid w:val="005D4A38"/>
    <w:rsid w:val="005D4CD3"/>
    <w:rsid w:val="005D5390"/>
    <w:rsid w:val="005D55E7"/>
    <w:rsid w:val="005D5A45"/>
    <w:rsid w:val="005D696B"/>
    <w:rsid w:val="005D69EC"/>
    <w:rsid w:val="005D76D1"/>
    <w:rsid w:val="005E008D"/>
    <w:rsid w:val="005E0FB2"/>
    <w:rsid w:val="005E1AFD"/>
    <w:rsid w:val="005E1EA5"/>
    <w:rsid w:val="005E2800"/>
    <w:rsid w:val="005E2A4C"/>
    <w:rsid w:val="005E350C"/>
    <w:rsid w:val="005E3CF3"/>
    <w:rsid w:val="005E3ECF"/>
    <w:rsid w:val="005E4197"/>
    <w:rsid w:val="005E4892"/>
    <w:rsid w:val="005E4937"/>
    <w:rsid w:val="005E4EA9"/>
    <w:rsid w:val="005E5C88"/>
    <w:rsid w:val="005E6E00"/>
    <w:rsid w:val="005E6F4D"/>
    <w:rsid w:val="005E731F"/>
    <w:rsid w:val="005E759B"/>
    <w:rsid w:val="005E7839"/>
    <w:rsid w:val="005E78FD"/>
    <w:rsid w:val="005E793F"/>
    <w:rsid w:val="005F0F70"/>
    <w:rsid w:val="005F11E8"/>
    <w:rsid w:val="005F1332"/>
    <w:rsid w:val="005F1A0A"/>
    <w:rsid w:val="005F1BAB"/>
    <w:rsid w:val="005F276B"/>
    <w:rsid w:val="005F2923"/>
    <w:rsid w:val="005F2997"/>
    <w:rsid w:val="005F2A23"/>
    <w:rsid w:val="005F2A7B"/>
    <w:rsid w:val="005F3074"/>
    <w:rsid w:val="005F383C"/>
    <w:rsid w:val="005F3970"/>
    <w:rsid w:val="005F46C1"/>
    <w:rsid w:val="005F69E5"/>
    <w:rsid w:val="005F6C1C"/>
    <w:rsid w:val="005FACEB"/>
    <w:rsid w:val="006000BC"/>
    <w:rsid w:val="006004DC"/>
    <w:rsid w:val="00600D02"/>
    <w:rsid w:val="006012C2"/>
    <w:rsid w:val="0060199E"/>
    <w:rsid w:val="0060205D"/>
    <w:rsid w:val="00602210"/>
    <w:rsid w:val="00602CCF"/>
    <w:rsid w:val="00602D43"/>
    <w:rsid w:val="00602F3A"/>
    <w:rsid w:val="006031EB"/>
    <w:rsid w:val="00603296"/>
    <w:rsid w:val="006038EE"/>
    <w:rsid w:val="00604052"/>
    <w:rsid w:val="006042BE"/>
    <w:rsid w:val="006048FD"/>
    <w:rsid w:val="00604EA2"/>
    <w:rsid w:val="00605196"/>
    <w:rsid w:val="00605825"/>
    <w:rsid w:val="00605968"/>
    <w:rsid w:val="00606773"/>
    <w:rsid w:val="00606FE3"/>
    <w:rsid w:val="00607161"/>
    <w:rsid w:val="00607C76"/>
    <w:rsid w:val="006100A3"/>
    <w:rsid w:val="0061011B"/>
    <w:rsid w:val="00610B69"/>
    <w:rsid w:val="00610CDF"/>
    <w:rsid w:val="00610F87"/>
    <w:rsid w:val="006111A7"/>
    <w:rsid w:val="0061123A"/>
    <w:rsid w:val="00611573"/>
    <w:rsid w:val="00611A8D"/>
    <w:rsid w:val="0061215F"/>
    <w:rsid w:val="006121C9"/>
    <w:rsid w:val="006121D5"/>
    <w:rsid w:val="00612FA4"/>
    <w:rsid w:val="006132B8"/>
    <w:rsid w:val="0061386B"/>
    <w:rsid w:val="006148E6"/>
    <w:rsid w:val="00615052"/>
    <w:rsid w:val="006152E7"/>
    <w:rsid w:val="00615431"/>
    <w:rsid w:val="00615A3B"/>
    <w:rsid w:val="00615D46"/>
    <w:rsid w:val="006162B8"/>
    <w:rsid w:val="00616598"/>
    <w:rsid w:val="00617250"/>
    <w:rsid w:val="006177EC"/>
    <w:rsid w:val="00620B28"/>
    <w:rsid w:val="00620BEB"/>
    <w:rsid w:val="00622223"/>
    <w:rsid w:val="00622B80"/>
    <w:rsid w:val="006234F7"/>
    <w:rsid w:val="00623734"/>
    <w:rsid w:val="00623A99"/>
    <w:rsid w:val="00623EC3"/>
    <w:rsid w:val="00625711"/>
    <w:rsid w:val="006258D8"/>
    <w:rsid w:val="00625B9F"/>
    <w:rsid w:val="0062675E"/>
    <w:rsid w:val="00626ACD"/>
    <w:rsid w:val="00627304"/>
    <w:rsid w:val="00627B7C"/>
    <w:rsid w:val="0062B203"/>
    <w:rsid w:val="00630298"/>
    <w:rsid w:val="0063065E"/>
    <w:rsid w:val="00630D2E"/>
    <w:rsid w:val="006310F7"/>
    <w:rsid w:val="006312EE"/>
    <w:rsid w:val="006312F6"/>
    <w:rsid w:val="00631E6B"/>
    <w:rsid w:val="00632858"/>
    <w:rsid w:val="00632E83"/>
    <w:rsid w:val="00633DE6"/>
    <w:rsid w:val="00634582"/>
    <w:rsid w:val="00634DCD"/>
    <w:rsid w:val="0063521C"/>
    <w:rsid w:val="006353F0"/>
    <w:rsid w:val="00635B79"/>
    <w:rsid w:val="00635F17"/>
    <w:rsid w:val="0063625F"/>
    <w:rsid w:val="00636429"/>
    <w:rsid w:val="00636959"/>
    <w:rsid w:val="00636D4A"/>
    <w:rsid w:val="006374B4"/>
    <w:rsid w:val="00637D3D"/>
    <w:rsid w:val="006400D8"/>
    <w:rsid w:val="006405EE"/>
    <w:rsid w:val="006409C3"/>
    <w:rsid w:val="00640A1A"/>
    <w:rsid w:val="00641076"/>
    <w:rsid w:val="00642A2C"/>
    <w:rsid w:val="006433FE"/>
    <w:rsid w:val="006434FE"/>
    <w:rsid w:val="00643D60"/>
    <w:rsid w:val="00643DB1"/>
    <w:rsid w:val="0064451E"/>
    <w:rsid w:val="00644A57"/>
    <w:rsid w:val="00645153"/>
    <w:rsid w:val="00645A5A"/>
    <w:rsid w:val="00645D22"/>
    <w:rsid w:val="00645EFC"/>
    <w:rsid w:val="00645F96"/>
    <w:rsid w:val="00646325"/>
    <w:rsid w:val="00646BB2"/>
    <w:rsid w:val="00646EFD"/>
    <w:rsid w:val="0064710B"/>
    <w:rsid w:val="00647295"/>
    <w:rsid w:val="00647349"/>
    <w:rsid w:val="0064743B"/>
    <w:rsid w:val="00647F6E"/>
    <w:rsid w:val="006500EC"/>
    <w:rsid w:val="00650225"/>
    <w:rsid w:val="0065025A"/>
    <w:rsid w:val="006504D7"/>
    <w:rsid w:val="00650A6A"/>
    <w:rsid w:val="00650F86"/>
    <w:rsid w:val="00651235"/>
    <w:rsid w:val="006513A9"/>
    <w:rsid w:val="00651A08"/>
    <w:rsid w:val="00651AEA"/>
    <w:rsid w:val="0065201A"/>
    <w:rsid w:val="00652603"/>
    <w:rsid w:val="0065285D"/>
    <w:rsid w:val="00653545"/>
    <w:rsid w:val="00654204"/>
    <w:rsid w:val="00654850"/>
    <w:rsid w:val="00655239"/>
    <w:rsid w:val="00655515"/>
    <w:rsid w:val="0065622E"/>
    <w:rsid w:val="00656647"/>
    <w:rsid w:val="00656C4C"/>
    <w:rsid w:val="00656ECA"/>
    <w:rsid w:val="006602EF"/>
    <w:rsid w:val="0066036F"/>
    <w:rsid w:val="00661585"/>
    <w:rsid w:val="006628AC"/>
    <w:rsid w:val="006635C9"/>
    <w:rsid w:val="00663686"/>
    <w:rsid w:val="00663C7D"/>
    <w:rsid w:val="0066477C"/>
    <w:rsid w:val="0066493D"/>
    <w:rsid w:val="00664A7D"/>
    <w:rsid w:val="0066502C"/>
    <w:rsid w:val="00665A3F"/>
    <w:rsid w:val="00666777"/>
    <w:rsid w:val="00666E2D"/>
    <w:rsid w:val="00666F3D"/>
    <w:rsid w:val="00667AA3"/>
    <w:rsid w:val="00667AC3"/>
    <w:rsid w:val="00670434"/>
    <w:rsid w:val="00670AC4"/>
    <w:rsid w:val="00670DEE"/>
    <w:rsid w:val="00670F59"/>
    <w:rsid w:val="0067133B"/>
    <w:rsid w:val="006719B6"/>
    <w:rsid w:val="00671C8A"/>
    <w:rsid w:val="00671DD8"/>
    <w:rsid w:val="00672AB9"/>
    <w:rsid w:val="00672C51"/>
    <w:rsid w:val="00672E0D"/>
    <w:rsid w:val="00672FC1"/>
    <w:rsid w:val="00673ACE"/>
    <w:rsid w:val="00673B0E"/>
    <w:rsid w:val="00673CA3"/>
    <w:rsid w:val="006741E5"/>
    <w:rsid w:val="0067446C"/>
    <w:rsid w:val="0067476C"/>
    <w:rsid w:val="00675300"/>
    <w:rsid w:val="0067546D"/>
    <w:rsid w:val="00676192"/>
    <w:rsid w:val="00676485"/>
    <w:rsid w:val="0067648B"/>
    <w:rsid w:val="00676492"/>
    <w:rsid w:val="00676BD1"/>
    <w:rsid w:val="00676F9C"/>
    <w:rsid w:val="0067702E"/>
    <w:rsid w:val="0067721F"/>
    <w:rsid w:val="006775DA"/>
    <w:rsid w:val="00677764"/>
    <w:rsid w:val="00677EF3"/>
    <w:rsid w:val="0068023D"/>
    <w:rsid w:val="00680D81"/>
    <w:rsid w:val="006810BF"/>
    <w:rsid w:val="00681360"/>
    <w:rsid w:val="006816FF"/>
    <w:rsid w:val="00681771"/>
    <w:rsid w:val="00681BF2"/>
    <w:rsid w:val="00681F5C"/>
    <w:rsid w:val="00682250"/>
    <w:rsid w:val="0068263D"/>
    <w:rsid w:val="00682E02"/>
    <w:rsid w:val="0068339D"/>
    <w:rsid w:val="00684188"/>
    <w:rsid w:val="00684228"/>
    <w:rsid w:val="00684298"/>
    <w:rsid w:val="00684AAC"/>
    <w:rsid w:val="00684EAA"/>
    <w:rsid w:val="006851D6"/>
    <w:rsid w:val="00685706"/>
    <w:rsid w:val="00685DDD"/>
    <w:rsid w:val="00686606"/>
    <w:rsid w:val="00686C1C"/>
    <w:rsid w:val="00686EA4"/>
    <w:rsid w:val="00686F19"/>
    <w:rsid w:val="00687422"/>
    <w:rsid w:val="006875EB"/>
    <w:rsid w:val="00687692"/>
    <w:rsid w:val="00691A2C"/>
    <w:rsid w:val="00691C61"/>
    <w:rsid w:val="0069204C"/>
    <w:rsid w:val="0069279D"/>
    <w:rsid w:val="0069291C"/>
    <w:rsid w:val="00692A82"/>
    <w:rsid w:val="00692BFC"/>
    <w:rsid w:val="00693302"/>
    <w:rsid w:val="00693541"/>
    <w:rsid w:val="0069414E"/>
    <w:rsid w:val="006944D2"/>
    <w:rsid w:val="006951DB"/>
    <w:rsid w:val="00695ECC"/>
    <w:rsid w:val="006962EC"/>
    <w:rsid w:val="00696D49"/>
    <w:rsid w:val="00696F8D"/>
    <w:rsid w:val="006971FC"/>
    <w:rsid w:val="0069742D"/>
    <w:rsid w:val="00697A26"/>
    <w:rsid w:val="006A07C8"/>
    <w:rsid w:val="006A0834"/>
    <w:rsid w:val="006A0AAC"/>
    <w:rsid w:val="006A0D5C"/>
    <w:rsid w:val="006A1019"/>
    <w:rsid w:val="006A12BF"/>
    <w:rsid w:val="006A2048"/>
    <w:rsid w:val="006A3123"/>
    <w:rsid w:val="006A333D"/>
    <w:rsid w:val="006A43F0"/>
    <w:rsid w:val="006A4586"/>
    <w:rsid w:val="006A4803"/>
    <w:rsid w:val="006A4DEA"/>
    <w:rsid w:val="006A5D82"/>
    <w:rsid w:val="006A6159"/>
    <w:rsid w:val="006A651D"/>
    <w:rsid w:val="006A661C"/>
    <w:rsid w:val="006A672E"/>
    <w:rsid w:val="006A6B84"/>
    <w:rsid w:val="006A70DD"/>
    <w:rsid w:val="006A75CF"/>
    <w:rsid w:val="006A7E5B"/>
    <w:rsid w:val="006A7EEF"/>
    <w:rsid w:val="006B0843"/>
    <w:rsid w:val="006B0FB4"/>
    <w:rsid w:val="006B1000"/>
    <w:rsid w:val="006B11AC"/>
    <w:rsid w:val="006B1567"/>
    <w:rsid w:val="006B19F0"/>
    <w:rsid w:val="006B201D"/>
    <w:rsid w:val="006B2080"/>
    <w:rsid w:val="006B2238"/>
    <w:rsid w:val="006B231E"/>
    <w:rsid w:val="006B2DA6"/>
    <w:rsid w:val="006B40A3"/>
    <w:rsid w:val="006B4364"/>
    <w:rsid w:val="006B4B22"/>
    <w:rsid w:val="006B4E6C"/>
    <w:rsid w:val="006B4EFC"/>
    <w:rsid w:val="006B524C"/>
    <w:rsid w:val="006B565A"/>
    <w:rsid w:val="006B6443"/>
    <w:rsid w:val="006B6456"/>
    <w:rsid w:val="006B674A"/>
    <w:rsid w:val="006B6B66"/>
    <w:rsid w:val="006B7212"/>
    <w:rsid w:val="006B793D"/>
    <w:rsid w:val="006C0848"/>
    <w:rsid w:val="006C0D5E"/>
    <w:rsid w:val="006C0DC5"/>
    <w:rsid w:val="006C104B"/>
    <w:rsid w:val="006C12CF"/>
    <w:rsid w:val="006C1DAA"/>
    <w:rsid w:val="006C2DB2"/>
    <w:rsid w:val="006C3B47"/>
    <w:rsid w:val="006C3B65"/>
    <w:rsid w:val="006C3E42"/>
    <w:rsid w:val="006C3E9C"/>
    <w:rsid w:val="006C46FC"/>
    <w:rsid w:val="006C4B08"/>
    <w:rsid w:val="006C5A2C"/>
    <w:rsid w:val="006C5C74"/>
    <w:rsid w:val="006C5D2C"/>
    <w:rsid w:val="006C6944"/>
    <w:rsid w:val="006C767E"/>
    <w:rsid w:val="006C7A0D"/>
    <w:rsid w:val="006D0791"/>
    <w:rsid w:val="006D0F20"/>
    <w:rsid w:val="006D130F"/>
    <w:rsid w:val="006D147F"/>
    <w:rsid w:val="006D1D5F"/>
    <w:rsid w:val="006D1EE7"/>
    <w:rsid w:val="006D21E7"/>
    <w:rsid w:val="006D248F"/>
    <w:rsid w:val="006D269B"/>
    <w:rsid w:val="006D29FF"/>
    <w:rsid w:val="006D2AB0"/>
    <w:rsid w:val="006D3E4B"/>
    <w:rsid w:val="006D4641"/>
    <w:rsid w:val="006D468D"/>
    <w:rsid w:val="006D4921"/>
    <w:rsid w:val="006D4C09"/>
    <w:rsid w:val="006D4D25"/>
    <w:rsid w:val="006D4D2D"/>
    <w:rsid w:val="006D52F4"/>
    <w:rsid w:val="006D5383"/>
    <w:rsid w:val="006D5ED3"/>
    <w:rsid w:val="006D5EFE"/>
    <w:rsid w:val="006D6001"/>
    <w:rsid w:val="006D68FD"/>
    <w:rsid w:val="006D6B02"/>
    <w:rsid w:val="006D7B30"/>
    <w:rsid w:val="006D7BA5"/>
    <w:rsid w:val="006D7D91"/>
    <w:rsid w:val="006E010C"/>
    <w:rsid w:val="006E078B"/>
    <w:rsid w:val="006E0EE0"/>
    <w:rsid w:val="006E120B"/>
    <w:rsid w:val="006E12B7"/>
    <w:rsid w:val="006E156E"/>
    <w:rsid w:val="006E15F9"/>
    <w:rsid w:val="006E1C75"/>
    <w:rsid w:val="006E2101"/>
    <w:rsid w:val="006E2530"/>
    <w:rsid w:val="006E288C"/>
    <w:rsid w:val="006E2B2D"/>
    <w:rsid w:val="006E4A8C"/>
    <w:rsid w:val="006E52DD"/>
    <w:rsid w:val="006E5AF5"/>
    <w:rsid w:val="006E6599"/>
    <w:rsid w:val="006E677E"/>
    <w:rsid w:val="006E6982"/>
    <w:rsid w:val="006E7147"/>
    <w:rsid w:val="006E71A1"/>
    <w:rsid w:val="006E7319"/>
    <w:rsid w:val="006E7CD9"/>
    <w:rsid w:val="006F043E"/>
    <w:rsid w:val="006F0594"/>
    <w:rsid w:val="006F073E"/>
    <w:rsid w:val="006F15C7"/>
    <w:rsid w:val="006F17F3"/>
    <w:rsid w:val="006F17FD"/>
    <w:rsid w:val="006F2450"/>
    <w:rsid w:val="006F2811"/>
    <w:rsid w:val="006F28B5"/>
    <w:rsid w:val="006F2917"/>
    <w:rsid w:val="006F3D2C"/>
    <w:rsid w:val="006F40C1"/>
    <w:rsid w:val="006F446B"/>
    <w:rsid w:val="006F511C"/>
    <w:rsid w:val="006F6423"/>
    <w:rsid w:val="006F6D3D"/>
    <w:rsid w:val="006F7019"/>
    <w:rsid w:val="006F76C1"/>
    <w:rsid w:val="007009D8"/>
    <w:rsid w:val="00701273"/>
    <w:rsid w:val="007019E3"/>
    <w:rsid w:val="0070211E"/>
    <w:rsid w:val="00702ECA"/>
    <w:rsid w:val="007033DE"/>
    <w:rsid w:val="00704805"/>
    <w:rsid w:val="00705928"/>
    <w:rsid w:val="00705988"/>
    <w:rsid w:val="00705BFC"/>
    <w:rsid w:val="00705CE3"/>
    <w:rsid w:val="00705E4D"/>
    <w:rsid w:val="00707458"/>
    <w:rsid w:val="0070750A"/>
    <w:rsid w:val="007075FA"/>
    <w:rsid w:val="00707650"/>
    <w:rsid w:val="0070777E"/>
    <w:rsid w:val="00710D35"/>
    <w:rsid w:val="00711670"/>
    <w:rsid w:val="00711F15"/>
    <w:rsid w:val="007125E0"/>
    <w:rsid w:val="00712BCD"/>
    <w:rsid w:val="00713DFF"/>
    <w:rsid w:val="00713FB1"/>
    <w:rsid w:val="00713FDE"/>
    <w:rsid w:val="007140FB"/>
    <w:rsid w:val="0071414D"/>
    <w:rsid w:val="007144F7"/>
    <w:rsid w:val="007146F0"/>
    <w:rsid w:val="00714981"/>
    <w:rsid w:val="00714C17"/>
    <w:rsid w:val="00714D0D"/>
    <w:rsid w:val="00714F28"/>
    <w:rsid w:val="0071504B"/>
    <w:rsid w:val="0071599B"/>
    <w:rsid w:val="00715B86"/>
    <w:rsid w:val="00715BEA"/>
    <w:rsid w:val="00715C3B"/>
    <w:rsid w:val="007165F3"/>
    <w:rsid w:val="00716D1A"/>
    <w:rsid w:val="00716D4A"/>
    <w:rsid w:val="00716D5E"/>
    <w:rsid w:val="00717928"/>
    <w:rsid w:val="00717A46"/>
    <w:rsid w:val="00717BF1"/>
    <w:rsid w:val="00717C8F"/>
    <w:rsid w:val="00720724"/>
    <w:rsid w:val="00720824"/>
    <w:rsid w:val="00722079"/>
    <w:rsid w:val="007235A6"/>
    <w:rsid w:val="00723829"/>
    <w:rsid w:val="007239D7"/>
    <w:rsid w:val="00724290"/>
    <w:rsid w:val="00724FB4"/>
    <w:rsid w:val="00724FFD"/>
    <w:rsid w:val="00725939"/>
    <w:rsid w:val="00725F93"/>
    <w:rsid w:val="0072604D"/>
    <w:rsid w:val="00726153"/>
    <w:rsid w:val="00726D14"/>
    <w:rsid w:val="00726DBA"/>
    <w:rsid w:val="007272AD"/>
    <w:rsid w:val="0072799A"/>
    <w:rsid w:val="00730692"/>
    <w:rsid w:val="00731109"/>
    <w:rsid w:val="00731735"/>
    <w:rsid w:val="00732088"/>
    <w:rsid w:val="00732CBC"/>
    <w:rsid w:val="00733081"/>
    <w:rsid w:val="00733A10"/>
    <w:rsid w:val="00733FEF"/>
    <w:rsid w:val="007357CF"/>
    <w:rsid w:val="00735B69"/>
    <w:rsid w:val="00736251"/>
    <w:rsid w:val="00736348"/>
    <w:rsid w:val="00736A77"/>
    <w:rsid w:val="00737677"/>
    <w:rsid w:val="007378D8"/>
    <w:rsid w:val="0074032A"/>
    <w:rsid w:val="007407B8"/>
    <w:rsid w:val="00740EEA"/>
    <w:rsid w:val="00741428"/>
    <w:rsid w:val="00741E1F"/>
    <w:rsid w:val="00742774"/>
    <w:rsid w:val="00742CA6"/>
    <w:rsid w:val="007442D1"/>
    <w:rsid w:val="0074431D"/>
    <w:rsid w:val="00744C3C"/>
    <w:rsid w:val="00744F96"/>
    <w:rsid w:val="007456E7"/>
    <w:rsid w:val="00746177"/>
    <w:rsid w:val="00746E07"/>
    <w:rsid w:val="00747368"/>
    <w:rsid w:val="0074745A"/>
    <w:rsid w:val="00747623"/>
    <w:rsid w:val="00750606"/>
    <w:rsid w:val="00750739"/>
    <w:rsid w:val="00750816"/>
    <w:rsid w:val="00750F88"/>
    <w:rsid w:val="00751688"/>
    <w:rsid w:val="00751EAB"/>
    <w:rsid w:val="00752BA7"/>
    <w:rsid w:val="00753778"/>
    <w:rsid w:val="00753915"/>
    <w:rsid w:val="00753BBF"/>
    <w:rsid w:val="00753CC1"/>
    <w:rsid w:val="00753DCD"/>
    <w:rsid w:val="0075415A"/>
    <w:rsid w:val="00754FD8"/>
    <w:rsid w:val="007556CF"/>
    <w:rsid w:val="007556D3"/>
    <w:rsid w:val="007557E1"/>
    <w:rsid w:val="00755EB1"/>
    <w:rsid w:val="0075603C"/>
    <w:rsid w:val="007567E7"/>
    <w:rsid w:val="00756C06"/>
    <w:rsid w:val="00756CA7"/>
    <w:rsid w:val="00757A59"/>
    <w:rsid w:val="00757C90"/>
    <w:rsid w:val="007600BE"/>
    <w:rsid w:val="00760463"/>
    <w:rsid w:val="00760B33"/>
    <w:rsid w:val="00760E37"/>
    <w:rsid w:val="00761589"/>
    <w:rsid w:val="00761A4C"/>
    <w:rsid w:val="00761B65"/>
    <w:rsid w:val="00761B94"/>
    <w:rsid w:val="00762BE5"/>
    <w:rsid w:val="007636BB"/>
    <w:rsid w:val="00764FF4"/>
    <w:rsid w:val="00765C0E"/>
    <w:rsid w:val="00765D01"/>
    <w:rsid w:val="00766582"/>
    <w:rsid w:val="00766707"/>
    <w:rsid w:val="007667C9"/>
    <w:rsid w:val="0076692C"/>
    <w:rsid w:val="00766F02"/>
    <w:rsid w:val="0076723E"/>
    <w:rsid w:val="007676F0"/>
    <w:rsid w:val="00770D89"/>
    <w:rsid w:val="00771B0C"/>
    <w:rsid w:val="00773BFE"/>
    <w:rsid w:val="007742ED"/>
    <w:rsid w:val="00774A09"/>
    <w:rsid w:val="0077675D"/>
    <w:rsid w:val="00776CA7"/>
    <w:rsid w:val="007802CC"/>
    <w:rsid w:val="00780F28"/>
    <w:rsid w:val="00781697"/>
    <w:rsid w:val="00781992"/>
    <w:rsid w:val="00781D4E"/>
    <w:rsid w:val="0078298F"/>
    <w:rsid w:val="00782B9B"/>
    <w:rsid w:val="00782F72"/>
    <w:rsid w:val="00783785"/>
    <w:rsid w:val="00783A51"/>
    <w:rsid w:val="00783FD4"/>
    <w:rsid w:val="00784278"/>
    <w:rsid w:val="00784C96"/>
    <w:rsid w:val="00784FFC"/>
    <w:rsid w:val="00785D5A"/>
    <w:rsid w:val="00786267"/>
    <w:rsid w:val="00786548"/>
    <w:rsid w:val="00786550"/>
    <w:rsid w:val="007866A7"/>
    <w:rsid w:val="00786722"/>
    <w:rsid w:val="0078699D"/>
    <w:rsid w:val="00786CAE"/>
    <w:rsid w:val="00790776"/>
    <w:rsid w:val="00790CA3"/>
    <w:rsid w:val="00790E20"/>
    <w:rsid w:val="0079134D"/>
    <w:rsid w:val="007927C3"/>
    <w:rsid w:val="00792CC9"/>
    <w:rsid w:val="00794804"/>
    <w:rsid w:val="007949D0"/>
    <w:rsid w:val="00794EF6"/>
    <w:rsid w:val="00795E12"/>
    <w:rsid w:val="00796501"/>
    <w:rsid w:val="00796B7F"/>
    <w:rsid w:val="00796E53"/>
    <w:rsid w:val="00796EE4"/>
    <w:rsid w:val="00796FAE"/>
    <w:rsid w:val="00797481"/>
    <w:rsid w:val="0079766C"/>
    <w:rsid w:val="007979F3"/>
    <w:rsid w:val="007A00DD"/>
    <w:rsid w:val="007A0BE1"/>
    <w:rsid w:val="007A0E66"/>
    <w:rsid w:val="007A12F0"/>
    <w:rsid w:val="007A1981"/>
    <w:rsid w:val="007A1ACD"/>
    <w:rsid w:val="007A1DC9"/>
    <w:rsid w:val="007A2564"/>
    <w:rsid w:val="007A2E74"/>
    <w:rsid w:val="007A3005"/>
    <w:rsid w:val="007A36F8"/>
    <w:rsid w:val="007A461E"/>
    <w:rsid w:val="007A52FB"/>
    <w:rsid w:val="007A5631"/>
    <w:rsid w:val="007A57A3"/>
    <w:rsid w:val="007A5A21"/>
    <w:rsid w:val="007A5A26"/>
    <w:rsid w:val="007A607C"/>
    <w:rsid w:val="007B0FAE"/>
    <w:rsid w:val="007B11D8"/>
    <w:rsid w:val="007B1A6B"/>
    <w:rsid w:val="007B1DA7"/>
    <w:rsid w:val="007B1EA9"/>
    <w:rsid w:val="007B29D1"/>
    <w:rsid w:val="007B2CF9"/>
    <w:rsid w:val="007B2FB1"/>
    <w:rsid w:val="007B33F1"/>
    <w:rsid w:val="007B34F3"/>
    <w:rsid w:val="007B4244"/>
    <w:rsid w:val="007B432A"/>
    <w:rsid w:val="007B48B0"/>
    <w:rsid w:val="007B4B9A"/>
    <w:rsid w:val="007B534D"/>
    <w:rsid w:val="007B5581"/>
    <w:rsid w:val="007B5E61"/>
    <w:rsid w:val="007B626A"/>
    <w:rsid w:val="007B649D"/>
    <w:rsid w:val="007B6821"/>
    <w:rsid w:val="007B69BF"/>
    <w:rsid w:val="007B6C91"/>
    <w:rsid w:val="007B6D60"/>
    <w:rsid w:val="007B6DDA"/>
    <w:rsid w:val="007B6DEE"/>
    <w:rsid w:val="007B6E08"/>
    <w:rsid w:val="007B7396"/>
    <w:rsid w:val="007B73DD"/>
    <w:rsid w:val="007B7FEB"/>
    <w:rsid w:val="007C0308"/>
    <w:rsid w:val="007C116E"/>
    <w:rsid w:val="007C14AC"/>
    <w:rsid w:val="007C1E76"/>
    <w:rsid w:val="007C24D8"/>
    <w:rsid w:val="007C2FF2"/>
    <w:rsid w:val="007C4A76"/>
    <w:rsid w:val="007C4A94"/>
    <w:rsid w:val="007C5784"/>
    <w:rsid w:val="007C5C56"/>
    <w:rsid w:val="007C69AB"/>
    <w:rsid w:val="007C6B16"/>
    <w:rsid w:val="007C76D0"/>
    <w:rsid w:val="007C7988"/>
    <w:rsid w:val="007C7C1E"/>
    <w:rsid w:val="007D07FC"/>
    <w:rsid w:val="007D0BFF"/>
    <w:rsid w:val="007D0D67"/>
    <w:rsid w:val="007D0E68"/>
    <w:rsid w:val="007D1464"/>
    <w:rsid w:val="007D1506"/>
    <w:rsid w:val="007D155B"/>
    <w:rsid w:val="007D1C7B"/>
    <w:rsid w:val="007D2528"/>
    <w:rsid w:val="007D2DD2"/>
    <w:rsid w:val="007D334C"/>
    <w:rsid w:val="007D37D6"/>
    <w:rsid w:val="007D3988"/>
    <w:rsid w:val="007D3D5F"/>
    <w:rsid w:val="007D47D1"/>
    <w:rsid w:val="007D4E2B"/>
    <w:rsid w:val="007D6232"/>
    <w:rsid w:val="007D6458"/>
    <w:rsid w:val="007D6BB4"/>
    <w:rsid w:val="007E051C"/>
    <w:rsid w:val="007E0D7A"/>
    <w:rsid w:val="007E1009"/>
    <w:rsid w:val="007E18A6"/>
    <w:rsid w:val="007E2A69"/>
    <w:rsid w:val="007E3323"/>
    <w:rsid w:val="007E367A"/>
    <w:rsid w:val="007E3822"/>
    <w:rsid w:val="007E3E68"/>
    <w:rsid w:val="007E3EA4"/>
    <w:rsid w:val="007E458F"/>
    <w:rsid w:val="007E4A98"/>
    <w:rsid w:val="007E4AF1"/>
    <w:rsid w:val="007E4D11"/>
    <w:rsid w:val="007E52D4"/>
    <w:rsid w:val="007E53B6"/>
    <w:rsid w:val="007E5495"/>
    <w:rsid w:val="007E54B2"/>
    <w:rsid w:val="007E559B"/>
    <w:rsid w:val="007E5B1D"/>
    <w:rsid w:val="007E60CA"/>
    <w:rsid w:val="007E62C1"/>
    <w:rsid w:val="007E72B5"/>
    <w:rsid w:val="007F04E4"/>
    <w:rsid w:val="007F1248"/>
    <w:rsid w:val="007F1263"/>
    <w:rsid w:val="007F1F99"/>
    <w:rsid w:val="007F20E4"/>
    <w:rsid w:val="007F2556"/>
    <w:rsid w:val="007F2A59"/>
    <w:rsid w:val="007F2EBE"/>
    <w:rsid w:val="007F30E0"/>
    <w:rsid w:val="007F3230"/>
    <w:rsid w:val="007F3875"/>
    <w:rsid w:val="007F3D97"/>
    <w:rsid w:val="007F4134"/>
    <w:rsid w:val="007F4381"/>
    <w:rsid w:val="007F43F7"/>
    <w:rsid w:val="007F459D"/>
    <w:rsid w:val="007F515D"/>
    <w:rsid w:val="007F5395"/>
    <w:rsid w:val="007F5A0F"/>
    <w:rsid w:val="007F6CF0"/>
    <w:rsid w:val="007F740D"/>
    <w:rsid w:val="007F768F"/>
    <w:rsid w:val="00800056"/>
    <w:rsid w:val="0080147F"/>
    <w:rsid w:val="00802BB0"/>
    <w:rsid w:val="00802E37"/>
    <w:rsid w:val="00802E9D"/>
    <w:rsid w:val="0080308A"/>
    <w:rsid w:val="00803AE9"/>
    <w:rsid w:val="00803F9A"/>
    <w:rsid w:val="0080412D"/>
    <w:rsid w:val="0080415A"/>
    <w:rsid w:val="008042EE"/>
    <w:rsid w:val="008043CE"/>
    <w:rsid w:val="00805C70"/>
    <w:rsid w:val="00806178"/>
    <w:rsid w:val="00806DB6"/>
    <w:rsid w:val="00807335"/>
    <w:rsid w:val="008075E8"/>
    <w:rsid w:val="0080763B"/>
    <w:rsid w:val="00807675"/>
    <w:rsid w:val="0080791D"/>
    <w:rsid w:val="0081087A"/>
    <w:rsid w:val="00810A84"/>
    <w:rsid w:val="00810CF6"/>
    <w:rsid w:val="008110C8"/>
    <w:rsid w:val="008115BC"/>
    <w:rsid w:val="00811B48"/>
    <w:rsid w:val="00811C5E"/>
    <w:rsid w:val="008123EE"/>
    <w:rsid w:val="00812C11"/>
    <w:rsid w:val="00812D00"/>
    <w:rsid w:val="00812D63"/>
    <w:rsid w:val="00812E67"/>
    <w:rsid w:val="0081338D"/>
    <w:rsid w:val="00813FA5"/>
    <w:rsid w:val="00814715"/>
    <w:rsid w:val="008147B5"/>
    <w:rsid w:val="00814AC1"/>
    <w:rsid w:val="00814B5E"/>
    <w:rsid w:val="008156CB"/>
    <w:rsid w:val="00815D82"/>
    <w:rsid w:val="0081683D"/>
    <w:rsid w:val="00816933"/>
    <w:rsid w:val="008202A2"/>
    <w:rsid w:val="00820347"/>
    <w:rsid w:val="00820583"/>
    <w:rsid w:val="008208F4"/>
    <w:rsid w:val="00821EE7"/>
    <w:rsid w:val="00821EFF"/>
    <w:rsid w:val="00822048"/>
    <w:rsid w:val="0082218F"/>
    <w:rsid w:val="00822992"/>
    <w:rsid w:val="00823216"/>
    <w:rsid w:val="00823293"/>
    <w:rsid w:val="00823757"/>
    <w:rsid w:val="0082397E"/>
    <w:rsid w:val="00824844"/>
    <w:rsid w:val="00824AD1"/>
    <w:rsid w:val="008250BB"/>
    <w:rsid w:val="00825166"/>
    <w:rsid w:val="00825353"/>
    <w:rsid w:val="00825D2B"/>
    <w:rsid w:val="008261A3"/>
    <w:rsid w:val="008268F8"/>
    <w:rsid w:val="008269BF"/>
    <w:rsid w:val="00826A1F"/>
    <w:rsid w:val="00826EC9"/>
    <w:rsid w:val="00827920"/>
    <w:rsid w:val="00827C1C"/>
    <w:rsid w:val="00827F8B"/>
    <w:rsid w:val="00827FCA"/>
    <w:rsid w:val="00830547"/>
    <w:rsid w:val="008307EC"/>
    <w:rsid w:val="0083143B"/>
    <w:rsid w:val="008314F8"/>
    <w:rsid w:val="00832395"/>
    <w:rsid w:val="008328D0"/>
    <w:rsid w:val="00832F8F"/>
    <w:rsid w:val="008337CA"/>
    <w:rsid w:val="0083403C"/>
    <w:rsid w:val="00834D9D"/>
    <w:rsid w:val="008353D6"/>
    <w:rsid w:val="00835D5A"/>
    <w:rsid w:val="008360DD"/>
    <w:rsid w:val="0083630C"/>
    <w:rsid w:val="00836367"/>
    <w:rsid w:val="008367F2"/>
    <w:rsid w:val="00836CA9"/>
    <w:rsid w:val="008370AE"/>
    <w:rsid w:val="00837C9D"/>
    <w:rsid w:val="00837FA7"/>
    <w:rsid w:val="00840475"/>
    <w:rsid w:val="008406AD"/>
    <w:rsid w:val="0084082B"/>
    <w:rsid w:val="00840861"/>
    <w:rsid w:val="00840B73"/>
    <w:rsid w:val="00841155"/>
    <w:rsid w:val="008420C8"/>
    <w:rsid w:val="0084264B"/>
    <w:rsid w:val="00842668"/>
    <w:rsid w:val="00842989"/>
    <w:rsid w:val="00842E8B"/>
    <w:rsid w:val="008431EF"/>
    <w:rsid w:val="008431F3"/>
    <w:rsid w:val="00843306"/>
    <w:rsid w:val="008434BA"/>
    <w:rsid w:val="008436A1"/>
    <w:rsid w:val="008437C2"/>
    <w:rsid w:val="008440A7"/>
    <w:rsid w:val="008445AB"/>
    <w:rsid w:val="008447F6"/>
    <w:rsid w:val="00844CA9"/>
    <w:rsid w:val="00845A0E"/>
    <w:rsid w:val="00845A3C"/>
    <w:rsid w:val="00845EB7"/>
    <w:rsid w:val="00845F94"/>
    <w:rsid w:val="008461B9"/>
    <w:rsid w:val="0084673E"/>
    <w:rsid w:val="00846B35"/>
    <w:rsid w:val="00847127"/>
    <w:rsid w:val="00847873"/>
    <w:rsid w:val="00847ACD"/>
    <w:rsid w:val="00847C1C"/>
    <w:rsid w:val="0085056A"/>
    <w:rsid w:val="008505C8"/>
    <w:rsid w:val="00850ECD"/>
    <w:rsid w:val="00852915"/>
    <w:rsid w:val="0085310E"/>
    <w:rsid w:val="00853206"/>
    <w:rsid w:val="008534A4"/>
    <w:rsid w:val="00853512"/>
    <w:rsid w:val="0085361F"/>
    <w:rsid w:val="00853B34"/>
    <w:rsid w:val="00854300"/>
    <w:rsid w:val="008548F1"/>
    <w:rsid w:val="00854962"/>
    <w:rsid w:val="00855424"/>
    <w:rsid w:val="008554B1"/>
    <w:rsid w:val="008556BD"/>
    <w:rsid w:val="0085617C"/>
    <w:rsid w:val="008565EA"/>
    <w:rsid w:val="00857084"/>
    <w:rsid w:val="00857641"/>
    <w:rsid w:val="00857D4B"/>
    <w:rsid w:val="00857D5E"/>
    <w:rsid w:val="00857E41"/>
    <w:rsid w:val="008605DB"/>
    <w:rsid w:val="00860A3D"/>
    <w:rsid w:val="00860E49"/>
    <w:rsid w:val="00861D84"/>
    <w:rsid w:val="008620C6"/>
    <w:rsid w:val="008626F5"/>
    <w:rsid w:val="00862AB4"/>
    <w:rsid w:val="0086364F"/>
    <w:rsid w:val="00863E99"/>
    <w:rsid w:val="008647C1"/>
    <w:rsid w:val="00864886"/>
    <w:rsid w:val="00864D08"/>
    <w:rsid w:val="00864E07"/>
    <w:rsid w:val="0086568D"/>
    <w:rsid w:val="00865909"/>
    <w:rsid w:val="00865A17"/>
    <w:rsid w:val="00865C9A"/>
    <w:rsid w:val="00865E4B"/>
    <w:rsid w:val="00866065"/>
    <w:rsid w:val="00866253"/>
    <w:rsid w:val="00866513"/>
    <w:rsid w:val="0086F7CB"/>
    <w:rsid w:val="00870302"/>
    <w:rsid w:val="00871627"/>
    <w:rsid w:val="0087199D"/>
    <w:rsid w:val="00871B85"/>
    <w:rsid w:val="00872B08"/>
    <w:rsid w:val="00873603"/>
    <w:rsid w:val="0087391A"/>
    <w:rsid w:val="00873A54"/>
    <w:rsid w:val="00874048"/>
    <w:rsid w:val="00874294"/>
    <w:rsid w:val="00874DBA"/>
    <w:rsid w:val="00876575"/>
    <w:rsid w:val="00876ADD"/>
    <w:rsid w:val="0087773F"/>
    <w:rsid w:val="00880112"/>
    <w:rsid w:val="008806B9"/>
    <w:rsid w:val="00880F73"/>
    <w:rsid w:val="008817D0"/>
    <w:rsid w:val="008817E4"/>
    <w:rsid w:val="00881D18"/>
    <w:rsid w:val="00882BA1"/>
    <w:rsid w:val="00882E37"/>
    <w:rsid w:val="008836CF"/>
    <w:rsid w:val="00884077"/>
    <w:rsid w:val="00884752"/>
    <w:rsid w:val="008851E3"/>
    <w:rsid w:val="00885F02"/>
    <w:rsid w:val="008868A8"/>
    <w:rsid w:val="00886D8C"/>
    <w:rsid w:val="00886E2B"/>
    <w:rsid w:val="00886E4B"/>
    <w:rsid w:val="0088725D"/>
    <w:rsid w:val="00887914"/>
    <w:rsid w:val="008879CF"/>
    <w:rsid w:val="008904A5"/>
    <w:rsid w:val="00890ED6"/>
    <w:rsid w:val="00890F9D"/>
    <w:rsid w:val="008918C8"/>
    <w:rsid w:val="008922D8"/>
    <w:rsid w:val="00892603"/>
    <w:rsid w:val="008930AE"/>
    <w:rsid w:val="00893169"/>
    <w:rsid w:val="008944DC"/>
    <w:rsid w:val="00895748"/>
    <w:rsid w:val="00895834"/>
    <w:rsid w:val="00895DD4"/>
    <w:rsid w:val="0089699D"/>
    <w:rsid w:val="00896F48"/>
    <w:rsid w:val="00897165"/>
    <w:rsid w:val="008974C6"/>
    <w:rsid w:val="008977BD"/>
    <w:rsid w:val="008978FF"/>
    <w:rsid w:val="008979F3"/>
    <w:rsid w:val="00897A49"/>
    <w:rsid w:val="008A0407"/>
    <w:rsid w:val="008A0C99"/>
    <w:rsid w:val="008A1CC1"/>
    <w:rsid w:val="008A2C7D"/>
    <w:rsid w:val="008A2CFF"/>
    <w:rsid w:val="008A2E79"/>
    <w:rsid w:val="008A333B"/>
    <w:rsid w:val="008A3CC9"/>
    <w:rsid w:val="008A481F"/>
    <w:rsid w:val="008A5130"/>
    <w:rsid w:val="008A6DF6"/>
    <w:rsid w:val="008A720E"/>
    <w:rsid w:val="008A79BB"/>
    <w:rsid w:val="008A7BD8"/>
    <w:rsid w:val="008B05A5"/>
    <w:rsid w:val="008B0899"/>
    <w:rsid w:val="008B14A1"/>
    <w:rsid w:val="008B1BD7"/>
    <w:rsid w:val="008B1F17"/>
    <w:rsid w:val="008B253D"/>
    <w:rsid w:val="008B2D18"/>
    <w:rsid w:val="008B3E84"/>
    <w:rsid w:val="008B47DC"/>
    <w:rsid w:val="008B48A7"/>
    <w:rsid w:val="008B545C"/>
    <w:rsid w:val="008B561D"/>
    <w:rsid w:val="008B5764"/>
    <w:rsid w:val="008B6222"/>
    <w:rsid w:val="008B6524"/>
    <w:rsid w:val="008B6730"/>
    <w:rsid w:val="008B6748"/>
    <w:rsid w:val="008B759F"/>
    <w:rsid w:val="008B7DEA"/>
    <w:rsid w:val="008C0EAE"/>
    <w:rsid w:val="008C1694"/>
    <w:rsid w:val="008C1BF5"/>
    <w:rsid w:val="008C2238"/>
    <w:rsid w:val="008C36DD"/>
    <w:rsid w:val="008C413C"/>
    <w:rsid w:val="008C4237"/>
    <w:rsid w:val="008C4538"/>
    <w:rsid w:val="008C475F"/>
    <w:rsid w:val="008C4B23"/>
    <w:rsid w:val="008C52BF"/>
    <w:rsid w:val="008C5D6C"/>
    <w:rsid w:val="008C67A0"/>
    <w:rsid w:val="008C784E"/>
    <w:rsid w:val="008C7DE4"/>
    <w:rsid w:val="008D08AC"/>
    <w:rsid w:val="008D0AD2"/>
    <w:rsid w:val="008D10F8"/>
    <w:rsid w:val="008D152F"/>
    <w:rsid w:val="008D177B"/>
    <w:rsid w:val="008D17AF"/>
    <w:rsid w:val="008D1AD2"/>
    <w:rsid w:val="008D21F3"/>
    <w:rsid w:val="008D2228"/>
    <w:rsid w:val="008D24EF"/>
    <w:rsid w:val="008D2705"/>
    <w:rsid w:val="008D2B56"/>
    <w:rsid w:val="008D2C22"/>
    <w:rsid w:val="008D3641"/>
    <w:rsid w:val="008D3706"/>
    <w:rsid w:val="008D3A06"/>
    <w:rsid w:val="008D3CBD"/>
    <w:rsid w:val="008D3EA2"/>
    <w:rsid w:val="008D3FC6"/>
    <w:rsid w:val="008D4130"/>
    <w:rsid w:val="008D4412"/>
    <w:rsid w:val="008D471A"/>
    <w:rsid w:val="008D4CAE"/>
    <w:rsid w:val="008D5414"/>
    <w:rsid w:val="008D5F13"/>
    <w:rsid w:val="008D6342"/>
    <w:rsid w:val="008D721A"/>
    <w:rsid w:val="008D7A8E"/>
    <w:rsid w:val="008E039E"/>
    <w:rsid w:val="008E1129"/>
    <w:rsid w:val="008E1595"/>
    <w:rsid w:val="008E1D99"/>
    <w:rsid w:val="008E2451"/>
    <w:rsid w:val="008E28F5"/>
    <w:rsid w:val="008E4576"/>
    <w:rsid w:val="008E49C2"/>
    <w:rsid w:val="008E4DA4"/>
    <w:rsid w:val="008E4E19"/>
    <w:rsid w:val="008E5597"/>
    <w:rsid w:val="008E5F40"/>
    <w:rsid w:val="008E5F82"/>
    <w:rsid w:val="008E770D"/>
    <w:rsid w:val="008E7A82"/>
    <w:rsid w:val="008E7CED"/>
    <w:rsid w:val="008F0BE8"/>
    <w:rsid w:val="008F0D0E"/>
    <w:rsid w:val="008F0EB7"/>
    <w:rsid w:val="008F0EC1"/>
    <w:rsid w:val="008F1255"/>
    <w:rsid w:val="008F2938"/>
    <w:rsid w:val="008F338C"/>
    <w:rsid w:val="008F3737"/>
    <w:rsid w:val="008F38D3"/>
    <w:rsid w:val="008F39B2"/>
    <w:rsid w:val="008F4167"/>
    <w:rsid w:val="008F4F54"/>
    <w:rsid w:val="008F544F"/>
    <w:rsid w:val="008F5649"/>
    <w:rsid w:val="008F59EB"/>
    <w:rsid w:val="008F5C79"/>
    <w:rsid w:val="008F5DC1"/>
    <w:rsid w:val="008F649C"/>
    <w:rsid w:val="008F6E2C"/>
    <w:rsid w:val="008F730A"/>
    <w:rsid w:val="008F7F88"/>
    <w:rsid w:val="008FE38C"/>
    <w:rsid w:val="00900184"/>
    <w:rsid w:val="00900A58"/>
    <w:rsid w:val="00900D48"/>
    <w:rsid w:val="00901355"/>
    <w:rsid w:val="00901551"/>
    <w:rsid w:val="00901878"/>
    <w:rsid w:val="00901F77"/>
    <w:rsid w:val="009025BD"/>
    <w:rsid w:val="0090272F"/>
    <w:rsid w:val="00902A11"/>
    <w:rsid w:val="00902E18"/>
    <w:rsid w:val="00903B60"/>
    <w:rsid w:val="00903F1E"/>
    <w:rsid w:val="00904911"/>
    <w:rsid w:val="00904DE9"/>
    <w:rsid w:val="00905914"/>
    <w:rsid w:val="00905C1D"/>
    <w:rsid w:val="00905E98"/>
    <w:rsid w:val="00906F83"/>
    <w:rsid w:val="0090781F"/>
    <w:rsid w:val="00907D76"/>
    <w:rsid w:val="0091027D"/>
    <w:rsid w:val="0091074A"/>
    <w:rsid w:val="009109DA"/>
    <w:rsid w:val="00910FC8"/>
    <w:rsid w:val="0091165B"/>
    <w:rsid w:val="0091199D"/>
    <w:rsid w:val="00911C45"/>
    <w:rsid w:val="00912534"/>
    <w:rsid w:val="00912609"/>
    <w:rsid w:val="0091377C"/>
    <w:rsid w:val="00914013"/>
    <w:rsid w:val="0091446B"/>
    <w:rsid w:val="00914497"/>
    <w:rsid w:val="009144FD"/>
    <w:rsid w:val="00914BB0"/>
    <w:rsid w:val="00914DEF"/>
    <w:rsid w:val="00915576"/>
    <w:rsid w:val="00916519"/>
    <w:rsid w:val="009165D8"/>
    <w:rsid w:val="0091684A"/>
    <w:rsid w:val="00916986"/>
    <w:rsid w:val="00921848"/>
    <w:rsid w:val="009218DF"/>
    <w:rsid w:val="00921EC5"/>
    <w:rsid w:val="00922C45"/>
    <w:rsid w:val="00922CAE"/>
    <w:rsid w:val="00922F52"/>
    <w:rsid w:val="0092347F"/>
    <w:rsid w:val="009237B9"/>
    <w:rsid w:val="00923841"/>
    <w:rsid w:val="009243B1"/>
    <w:rsid w:val="00924DAB"/>
    <w:rsid w:val="00925337"/>
    <w:rsid w:val="0092533F"/>
    <w:rsid w:val="00925B93"/>
    <w:rsid w:val="009267EA"/>
    <w:rsid w:val="00926CE2"/>
    <w:rsid w:val="009279C3"/>
    <w:rsid w:val="009303D9"/>
    <w:rsid w:val="00931172"/>
    <w:rsid w:val="00931C35"/>
    <w:rsid w:val="00931D93"/>
    <w:rsid w:val="00931E2D"/>
    <w:rsid w:val="009323C6"/>
    <w:rsid w:val="00932E99"/>
    <w:rsid w:val="00933C64"/>
    <w:rsid w:val="00935013"/>
    <w:rsid w:val="009358F2"/>
    <w:rsid w:val="009364FD"/>
    <w:rsid w:val="009375F1"/>
    <w:rsid w:val="00937CDC"/>
    <w:rsid w:val="00937D92"/>
    <w:rsid w:val="009381AC"/>
    <w:rsid w:val="00940C1D"/>
    <w:rsid w:val="00940F48"/>
    <w:rsid w:val="009414A0"/>
    <w:rsid w:val="00941E8E"/>
    <w:rsid w:val="00942036"/>
    <w:rsid w:val="009428F3"/>
    <w:rsid w:val="00942991"/>
    <w:rsid w:val="00943785"/>
    <w:rsid w:val="00943ED7"/>
    <w:rsid w:val="00944C4D"/>
    <w:rsid w:val="009452AC"/>
    <w:rsid w:val="009456AD"/>
    <w:rsid w:val="009458D0"/>
    <w:rsid w:val="00947E79"/>
    <w:rsid w:val="00947FE5"/>
    <w:rsid w:val="00950060"/>
    <w:rsid w:val="009504D8"/>
    <w:rsid w:val="0095099C"/>
    <w:rsid w:val="00950D30"/>
    <w:rsid w:val="00951412"/>
    <w:rsid w:val="00951610"/>
    <w:rsid w:val="00951D4D"/>
    <w:rsid w:val="00952048"/>
    <w:rsid w:val="00952B04"/>
    <w:rsid w:val="0095307E"/>
    <w:rsid w:val="00953CA3"/>
    <w:rsid w:val="00954175"/>
    <w:rsid w:val="0095451A"/>
    <w:rsid w:val="00954572"/>
    <w:rsid w:val="009547D2"/>
    <w:rsid w:val="009554D3"/>
    <w:rsid w:val="009556AA"/>
    <w:rsid w:val="009564EF"/>
    <w:rsid w:val="0095666C"/>
    <w:rsid w:val="0095676B"/>
    <w:rsid w:val="00957576"/>
    <w:rsid w:val="00957972"/>
    <w:rsid w:val="00960199"/>
    <w:rsid w:val="009601F2"/>
    <w:rsid w:val="009607FA"/>
    <w:rsid w:val="009611B6"/>
    <w:rsid w:val="0096125E"/>
    <w:rsid w:val="009612D8"/>
    <w:rsid w:val="009614D9"/>
    <w:rsid w:val="00962422"/>
    <w:rsid w:val="00962522"/>
    <w:rsid w:val="00962717"/>
    <w:rsid w:val="00962A83"/>
    <w:rsid w:val="00964520"/>
    <w:rsid w:val="00964567"/>
    <w:rsid w:val="00964C5F"/>
    <w:rsid w:val="00964CCE"/>
    <w:rsid w:val="0096527E"/>
    <w:rsid w:val="00965454"/>
    <w:rsid w:val="009662B6"/>
    <w:rsid w:val="0096689F"/>
    <w:rsid w:val="00966992"/>
    <w:rsid w:val="00966ADD"/>
    <w:rsid w:val="00967866"/>
    <w:rsid w:val="00967DC0"/>
    <w:rsid w:val="0097067A"/>
    <w:rsid w:val="00971553"/>
    <w:rsid w:val="0097186D"/>
    <w:rsid w:val="00971A64"/>
    <w:rsid w:val="00971D39"/>
    <w:rsid w:val="00971DBA"/>
    <w:rsid w:val="00972203"/>
    <w:rsid w:val="009722CF"/>
    <w:rsid w:val="0097235E"/>
    <w:rsid w:val="00973814"/>
    <w:rsid w:val="00973A9A"/>
    <w:rsid w:val="00973C10"/>
    <w:rsid w:val="0097431F"/>
    <w:rsid w:val="0097475A"/>
    <w:rsid w:val="00974993"/>
    <w:rsid w:val="00974A79"/>
    <w:rsid w:val="009751E9"/>
    <w:rsid w:val="0097535D"/>
    <w:rsid w:val="009755AF"/>
    <w:rsid w:val="00975689"/>
    <w:rsid w:val="00976042"/>
    <w:rsid w:val="009765A6"/>
    <w:rsid w:val="0097671D"/>
    <w:rsid w:val="00976BD1"/>
    <w:rsid w:val="00976C1B"/>
    <w:rsid w:val="0097749E"/>
    <w:rsid w:val="00977772"/>
    <w:rsid w:val="009808A6"/>
    <w:rsid w:val="009812F6"/>
    <w:rsid w:val="00981391"/>
    <w:rsid w:val="009813C5"/>
    <w:rsid w:val="0098150D"/>
    <w:rsid w:val="00982713"/>
    <w:rsid w:val="00982C3A"/>
    <w:rsid w:val="00982F0E"/>
    <w:rsid w:val="0098327B"/>
    <w:rsid w:val="009834F7"/>
    <w:rsid w:val="00983503"/>
    <w:rsid w:val="00983E42"/>
    <w:rsid w:val="00984074"/>
    <w:rsid w:val="009840E1"/>
    <w:rsid w:val="0098520D"/>
    <w:rsid w:val="009855C5"/>
    <w:rsid w:val="009856C6"/>
    <w:rsid w:val="00985948"/>
    <w:rsid w:val="00986384"/>
    <w:rsid w:val="0098785E"/>
    <w:rsid w:val="00987B66"/>
    <w:rsid w:val="00987F5B"/>
    <w:rsid w:val="009900DB"/>
    <w:rsid w:val="00990AB7"/>
    <w:rsid w:val="00990B03"/>
    <w:rsid w:val="00990E12"/>
    <w:rsid w:val="0099147D"/>
    <w:rsid w:val="00991D01"/>
    <w:rsid w:val="0099212E"/>
    <w:rsid w:val="009927A2"/>
    <w:rsid w:val="0099404A"/>
    <w:rsid w:val="0099494A"/>
    <w:rsid w:val="00994CA1"/>
    <w:rsid w:val="00994D9C"/>
    <w:rsid w:val="009951CF"/>
    <w:rsid w:val="00995617"/>
    <w:rsid w:val="0099568E"/>
    <w:rsid w:val="0099571E"/>
    <w:rsid w:val="00995F32"/>
    <w:rsid w:val="00996ABE"/>
    <w:rsid w:val="00996C7A"/>
    <w:rsid w:val="00996DD4"/>
    <w:rsid w:val="00997A7A"/>
    <w:rsid w:val="009A02EA"/>
    <w:rsid w:val="009A043B"/>
    <w:rsid w:val="009A0543"/>
    <w:rsid w:val="009A0CDA"/>
    <w:rsid w:val="009A15E8"/>
    <w:rsid w:val="009A1ADA"/>
    <w:rsid w:val="009A4415"/>
    <w:rsid w:val="009A44DA"/>
    <w:rsid w:val="009A4F29"/>
    <w:rsid w:val="009A5161"/>
    <w:rsid w:val="009A524B"/>
    <w:rsid w:val="009A569A"/>
    <w:rsid w:val="009A58A6"/>
    <w:rsid w:val="009A6561"/>
    <w:rsid w:val="009A707B"/>
    <w:rsid w:val="009A7F5A"/>
    <w:rsid w:val="009B0096"/>
    <w:rsid w:val="009B0666"/>
    <w:rsid w:val="009B0738"/>
    <w:rsid w:val="009B0940"/>
    <w:rsid w:val="009B114D"/>
    <w:rsid w:val="009B1B59"/>
    <w:rsid w:val="009B1D67"/>
    <w:rsid w:val="009B257F"/>
    <w:rsid w:val="009B2AED"/>
    <w:rsid w:val="009B2B06"/>
    <w:rsid w:val="009B30A3"/>
    <w:rsid w:val="009B3227"/>
    <w:rsid w:val="009B33BC"/>
    <w:rsid w:val="009B37BC"/>
    <w:rsid w:val="009B3B42"/>
    <w:rsid w:val="009B43CE"/>
    <w:rsid w:val="009B4438"/>
    <w:rsid w:val="009B5E1B"/>
    <w:rsid w:val="009B767D"/>
    <w:rsid w:val="009C003A"/>
    <w:rsid w:val="009C1653"/>
    <w:rsid w:val="009C188F"/>
    <w:rsid w:val="009C18BE"/>
    <w:rsid w:val="009C1CF0"/>
    <w:rsid w:val="009C2318"/>
    <w:rsid w:val="009C2519"/>
    <w:rsid w:val="009C2CD7"/>
    <w:rsid w:val="009C2EE8"/>
    <w:rsid w:val="009C44DC"/>
    <w:rsid w:val="009C4947"/>
    <w:rsid w:val="009C4CC4"/>
    <w:rsid w:val="009C4E67"/>
    <w:rsid w:val="009C5070"/>
    <w:rsid w:val="009C67BA"/>
    <w:rsid w:val="009C6933"/>
    <w:rsid w:val="009C6A3C"/>
    <w:rsid w:val="009C6F75"/>
    <w:rsid w:val="009C7552"/>
    <w:rsid w:val="009C77C1"/>
    <w:rsid w:val="009C7B54"/>
    <w:rsid w:val="009C7C41"/>
    <w:rsid w:val="009C7F2C"/>
    <w:rsid w:val="009D0B39"/>
    <w:rsid w:val="009D0F5E"/>
    <w:rsid w:val="009D172A"/>
    <w:rsid w:val="009D182E"/>
    <w:rsid w:val="009D19E9"/>
    <w:rsid w:val="009D1A5B"/>
    <w:rsid w:val="009D206B"/>
    <w:rsid w:val="009D23DB"/>
    <w:rsid w:val="009D2503"/>
    <w:rsid w:val="009D256A"/>
    <w:rsid w:val="009D2CBF"/>
    <w:rsid w:val="009D3A44"/>
    <w:rsid w:val="009D3CB0"/>
    <w:rsid w:val="009D3CB7"/>
    <w:rsid w:val="009D4063"/>
    <w:rsid w:val="009D4372"/>
    <w:rsid w:val="009D4780"/>
    <w:rsid w:val="009D550D"/>
    <w:rsid w:val="009D61B5"/>
    <w:rsid w:val="009D63FC"/>
    <w:rsid w:val="009D6916"/>
    <w:rsid w:val="009D6B8D"/>
    <w:rsid w:val="009D7BF1"/>
    <w:rsid w:val="009D7CAD"/>
    <w:rsid w:val="009D7D82"/>
    <w:rsid w:val="009E0733"/>
    <w:rsid w:val="009E242A"/>
    <w:rsid w:val="009E2F6B"/>
    <w:rsid w:val="009E3907"/>
    <w:rsid w:val="009E3FDE"/>
    <w:rsid w:val="009E434D"/>
    <w:rsid w:val="009E466F"/>
    <w:rsid w:val="009E4E6D"/>
    <w:rsid w:val="009E4E71"/>
    <w:rsid w:val="009E53E3"/>
    <w:rsid w:val="009E551A"/>
    <w:rsid w:val="009E5A40"/>
    <w:rsid w:val="009E7709"/>
    <w:rsid w:val="009E79FB"/>
    <w:rsid w:val="009E7BC1"/>
    <w:rsid w:val="009F03FE"/>
    <w:rsid w:val="009F0A8A"/>
    <w:rsid w:val="009F0BDC"/>
    <w:rsid w:val="009F1D79"/>
    <w:rsid w:val="009F2006"/>
    <w:rsid w:val="009F28D6"/>
    <w:rsid w:val="009F3793"/>
    <w:rsid w:val="009F3A43"/>
    <w:rsid w:val="009F4788"/>
    <w:rsid w:val="009F4A78"/>
    <w:rsid w:val="009F4B46"/>
    <w:rsid w:val="009F4FDF"/>
    <w:rsid w:val="009F5BD8"/>
    <w:rsid w:val="009F6E58"/>
    <w:rsid w:val="009F7BE5"/>
    <w:rsid w:val="00A004CC"/>
    <w:rsid w:val="00A007CD"/>
    <w:rsid w:val="00A009E6"/>
    <w:rsid w:val="00A01055"/>
    <w:rsid w:val="00A01800"/>
    <w:rsid w:val="00A02738"/>
    <w:rsid w:val="00A02898"/>
    <w:rsid w:val="00A035CC"/>
    <w:rsid w:val="00A04041"/>
    <w:rsid w:val="00A04423"/>
    <w:rsid w:val="00A04784"/>
    <w:rsid w:val="00A04A23"/>
    <w:rsid w:val="00A056C9"/>
    <w:rsid w:val="00A059B3"/>
    <w:rsid w:val="00A06665"/>
    <w:rsid w:val="00A06EC3"/>
    <w:rsid w:val="00A07831"/>
    <w:rsid w:val="00A10A4D"/>
    <w:rsid w:val="00A10E11"/>
    <w:rsid w:val="00A11232"/>
    <w:rsid w:val="00A11260"/>
    <w:rsid w:val="00A11DFD"/>
    <w:rsid w:val="00A125FD"/>
    <w:rsid w:val="00A13A0D"/>
    <w:rsid w:val="00A14ABC"/>
    <w:rsid w:val="00A151D1"/>
    <w:rsid w:val="00A15594"/>
    <w:rsid w:val="00A1646A"/>
    <w:rsid w:val="00A17398"/>
    <w:rsid w:val="00A17B59"/>
    <w:rsid w:val="00A17D79"/>
    <w:rsid w:val="00A20705"/>
    <w:rsid w:val="00A2161E"/>
    <w:rsid w:val="00A218B2"/>
    <w:rsid w:val="00A21C1E"/>
    <w:rsid w:val="00A22843"/>
    <w:rsid w:val="00A22C99"/>
    <w:rsid w:val="00A22E93"/>
    <w:rsid w:val="00A23344"/>
    <w:rsid w:val="00A2392F"/>
    <w:rsid w:val="00A23B4D"/>
    <w:rsid w:val="00A241BD"/>
    <w:rsid w:val="00A256EB"/>
    <w:rsid w:val="00A25DED"/>
    <w:rsid w:val="00A27240"/>
    <w:rsid w:val="00A27281"/>
    <w:rsid w:val="00A30697"/>
    <w:rsid w:val="00A31934"/>
    <w:rsid w:val="00A31A97"/>
    <w:rsid w:val="00A31B81"/>
    <w:rsid w:val="00A32940"/>
    <w:rsid w:val="00A32D89"/>
    <w:rsid w:val="00A32E22"/>
    <w:rsid w:val="00A336DE"/>
    <w:rsid w:val="00A33F59"/>
    <w:rsid w:val="00A33FA0"/>
    <w:rsid w:val="00A35268"/>
    <w:rsid w:val="00A3548D"/>
    <w:rsid w:val="00A359D3"/>
    <w:rsid w:val="00A35A1C"/>
    <w:rsid w:val="00A35CE5"/>
    <w:rsid w:val="00A35EBE"/>
    <w:rsid w:val="00A35F6B"/>
    <w:rsid w:val="00A35FCA"/>
    <w:rsid w:val="00A3629F"/>
    <w:rsid w:val="00A36A32"/>
    <w:rsid w:val="00A37C79"/>
    <w:rsid w:val="00A37F89"/>
    <w:rsid w:val="00A40264"/>
    <w:rsid w:val="00A406D4"/>
    <w:rsid w:val="00A4080E"/>
    <w:rsid w:val="00A40B5B"/>
    <w:rsid w:val="00A41287"/>
    <w:rsid w:val="00A41876"/>
    <w:rsid w:val="00A42037"/>
    <w:rsid w:val="00A421C7"/>
    <w:rsid w:val="00A42636"/>
    <w:rsid w:val="00A4355B"/>
    <w:rsid w:val="00A435F0"/>
    <w:rsid w:val="00A43E99"/>
    <w:rsid w:val="00A44225"/>
    <w:rsid w:val="00A44859"/>
    <w:rsid w:val="00A44B38"/>
    <w:rsid w:val="00A4584B"/>
    <w:rsid w:val="00A45BA6"/>
    <w:rsid w:val="00A45CAC"/>
    <w:rsid w:val="00A45EE3"/>
    <w:rsid w:val="00A45F78"/>
    <w:rsid w:val="00A46B46"/>
    <w:rsid w:val="00A46C18"/>
    <w:rsid w:val="00A471B2"/>
    <w:rsid w:val="00A472E7"/>
    <w:rsid w:val="00A477D4"/>
    <w:rsid w:val="00A47B95"/>
    <w:rsid w:val="00A5015F"/>
    <w:rsid w:val="00A5064C"/>
    <w:rsid w:val="00A507A1"/>
    <w:rsid w:val="00A50D0B"/>
    <w:rsid w:val="00A50D28"/>
    <w:rsid w:val="00A51075"/>
    <w:rsid w:val="00A51412"/>
    <w:rsid w:val="00A51705"/>
    <w:rsid w:val="00A52054"/>
    <w:rsid w:val="00A52581"/>
    <w:rsid w:val="00A52767"/>
    <w:rsid w:val="00A52BD7"/>
    <w:rsid w:val="00A53277"/>
    <w:rsid w:val="00A537D2"/>
    <w:rsid w:val="00A5390A"/>
    <w:rsid w:val="00A54BD1"/>
    <w:rsid w:val="00A5585D"/>
    <w:rsid w:val="00A558DD"/>
    <w:rsid w:val="00A55A7A"/>
    <w:rsid w:val="00A56814"/>
    <w:rsid w:val="00A56FD6"/>
    <w:rsid w:val="00A57932"/>
    <w:rsid w:val="00A600A8"/>
    <w:rsid w:val="00A60436"/>
    <w:rsid w:val="00A613F0"/>
    <w:rsid w:val="00A614C7"/>
    <w:rsid w:val="00A6176F"/>
    <w:rsid w:val="00A618B1"/>
    <w:rsid w:val="00A61975"/>
    <w:rsid w:val="00A61F15"/>
    <w:rsid w:val="00A6208B"/>
    <w:rsid w:val="00A62355"/>
    <w:rsid w:val="00A6249B"/>
    <w:rsid w:val="00A62676"/>
    <w:rsid w:val="00A62DCC"/>
    <w:rsid w:val="00A63123"/>
    <w:rsid w:val="00A6335F"/>
    <w:rsid w:val="00A6364E"/>
    <w:rsid w:val="00A6388E"/>
    <w:rsid w:val="00A63D47"/>
    <w:rsid w:val="00A63E80"/>
    <w:rsid w:val="00A64254"/>
    <w:rsid w:val="00A64269"/>
    <w:rsid w:val="00A64FAC"/>
    <w:rsid w:val="00A66719"/>
    <w:rsid w:val="00A66E6E"/>
    <w:rsid w:val="00A67325"/>
    <w:rsid w:val="00A706F5"/>
    <w:rsid w:val="00A70B0C"/>
    <w:rsid w:val="00A715D2"/>
    <w:rsid w:val="00A7435E"/>
    <w:rsid w:val="00A7482C"/>
    <w:rsid w:val="00A74A27"/>
    <w:rsid w:val="00A753C6"/>
    <w:rsid w:val="00A756F6"/>
    <w:rsid w:val="00A75B4A"/>
    <w:rsid w:val="00A7603F"/>
    <w:rsid w:val="00A76164"/>
    <w:rsid w:val="00A7652A"/>
    <w:rsid w:val="00A77337"/>
    <w:rsid w:val="00A77973"/>
    <w:rsid w:val="00A81DA7"/>
    <w:rsid w:val="00A83FF4"/>
    <w:rsid w:val="00A8438E"/>
    <w:rsid w:val="00A84936"/>
    <w:rsid w:val="00A84FDD"/>
    <w:rsid w:val="00A85541"/>
    <w:rsid w:val="00A8567B"/>
    <w:rsid w:val="00A85828"/>
    <w:rsid w:val="00A85DF2"/>
    <w:rsid w:val="00A863FE"/>
    <w:rsid w:val="00A868E6"/>
    <w:rsid w:val="00A869F1"/>
    <w:rsid w:val="00A86A82"/>
    <w:rsid w:val="00A87464"/>
    <w:rsid w:val="00A875D4"/>
    <w:rsid w:val="00A877D6"/>
    <w:rsid w:val="00A902D8"/>
    <w:rsid w:val="00A905B5"/>
    <w:rsid w:val="00A91313"/>
    <w:rsid w:val="00A918CD"/>
    <w:rsid w:val="00A919E2"/>
    <w:rsid w:val="00A91F19"/>
    <w:rsid w:val="00A927BD"/>
    <w:rsid w:val="00A92EE3"/>
    <w:rsid w:val="00A93135"/>
    <w:rsid w:val="00A93DCD"/>
    <w:rsid w:val="00A943D0"/>
    <w:rsid w:val="00A94D9F"/>
    <w:rsid w:val="00A94F47"/>
    <w:rsid w:val="00A94F87"/>
    <w:rsid w:val="00A95897"/>
    <w:rsid w:val="00A95FCB"/>
    <w:rsid w:val="00A96232"/>
    <w:rsid w:val="00A9625E"/>
    <w:rsid w:val="00A9693D"/>
    <w:rsid w:val="00A96D76"/>
    <w:rsid w:val="00A96E13"/>
    <w:rsid w:val="00A9787E"/>
    <w:rsid w:val="00A97FB8"/>
    <w:rsid w:val="00A97FF1"/>
    <w:rsid w:val="00AA01DE"/>
    <w:rsid w:val="00AA0CA2"/>
    <w:rsid w:val="00AA121F"/>
    <w:rsid w:val="00AA1BD4"/>
    <w:rsid w:val="00AA251D"/>
    <w:rsid w:val="00AA2FA2"/>
    <w:rsid w:val="00AA2FF8"/>
    <w:rsid w:val="00AA32DA"/>
    <w:rsid w:val="00AA3857"/>
    <w:rsid w:val="00AA3BFC"/>
    <w:rsid w:val="00AA4CD3"/>
    <w:rsid w:val="00AA4E28"/>
    <w:rsid w:val="00AA4FD6"/>
    <w:rsid w:val="00AA51DF"/>
    <w:rsid w:val="00AA6103"/>
    <w:rsid w:val="00AA76A1"/>
    <w:rsid w:val="00AA79CE"/>
    <w:rsid w:val="00AB04C4"/>
    <w:rsid w:val="00AB07F8"/>
    <w:rsid w:val="00AB080E"/>
    <w:rsid w:val="00AB1C52"/>
    <w:rsid w:val="00AB1FCC"/>
    <w:rsid w:val="00AB2071"/>
    <w:rsid w:val="00AB2359"/>
    <w:rsid w:val="00AB2545"/>
    <w:rsid w:val="00AB2639"/>
    <w:rsid w:val="00AB26FF"/>
    <w:rsid w:val="00AB2B37"/>
    <w:rsid w:val="00AB2E5C"/>
    <w:rsid w:val="00AB3989"/>
    <w:rsid w:val="00AB3A95"/>
    <w:rsid w:val="00AB3F97"/>
    <w:rsid w:val="00AB40DC"/>
    <w:rsid w:val="00AB42FB"/>
    <w:rsid w:val="00AB4925"/>
    <w:rsid w:val="00AB4B14"/>
    <w:rsid w:val="00AB50A6"/>
    <w:rsid w:val="00AB5878"/>
    <w:rsid w:val="00AB5FCC"/>
    <w:rsid w:val="00AB64AB"/>
    <w:rsid w:val="00AB650D"/>
    <w:rsid w:val="00AB675C"/>
    <w:rsid w:val="00AB6977"/>
    <w:rsid w:val="00AB6C60"/>
    <w:rsid w:val="00AB7138"/>
    <w:rsid w:val="00AB7708"/>
    <w:rsid w:val="00AB7B82"/>
    <w:rsid w:val="00AB7C88"/>
    <w:rsid w:val="00AC0936"/>
    <w:rsid w:val="00AC0CE7"/>
    <w:rsid w:val="00AC0CED"/>
    <w:rsid w:val="00AC145C"/>
    <w:rsid w:val="00AC15D1"/>
    <w:rsid w:val="00AC1CFF"/>
    <w:rsid w:val="00AC2075"/>
    <w:rsid w:val="00AC224B"/>
    <w:rsid w:val="00AC2733"/>
    <w:rsid w:val="00AC27D0"/>
    <w:rsid w:val="00AC4D55"/>
    <w:rsid w:val="00AC57C3"/>
    <w:rsid w:val="00AC6A26"/>
    <w:rsid w:val="00AC6F8D"/>
    <w:rsid w:val="00AC77EA"/>
    <w:rsid w:val="00AD078E"/>
    <w:rsid w:val="00AD07D8"/>
    <w:rsid w:val="00AD0A0F"/>
    <w:rsid w:val="00AD1090"/>
    <w:rsid w:val="00AD161F"/>
    <w:rsid w:val="00AD29C2"/>
    <w:rsid w:val="00AD3314"/>
    <w:rsid w:val="00AD3E40"/>
    <w:rsid w:val="00AD4058"/>
    <w:rsid w:val="00AD4250"/>
    <w:rsid w:val="00AD4978"/>
    <w:rsid w:val="00AD4A14"/>
    <w:rsid w:val="00AD5655"/>
    <w:rsid w:val="00AD5BBE"/>
    <w:rsid w:val="00AD69F5"/>
    <w:rsid w:val="00AD6E80"/>
    <w:rsid w:val="00AD6EC5"/>
    <w:rsid w:val="00AE0666"/>
    <w:rsid w:val="00AE088C"/>
    <w:rsid w:val="00AE09E1"/>
    <w:rsid w:val="00AE1D54"/>
    <w:rsid w:val="00AE2611"/>
    <w:rsid w:val="00AE31EF"/>
    <w:rsid w:val="00AE3213"/>
    <w:rsid w:val="00AE3242"/>
    <w:rsid w:val="00AE3409"/>
    <w:rsid w:val="00AE3775"/>
    <w:rsid w:val="00AE3DE6"/>
    <w:rsid w:val="00AE3EF4"/>
    <w:rsid w:val="00AE4DCB"/>
    <w:rsid w:val="00AE55C6"/>
    <w:rsid w:val="00AE585D"/>
    <w:rsid w:val="00AE6284"/>
    <w:rsid w:val="00AE67D2"/>
    <w:rsid w:val="00AE7113"/>
    <w:rsid w:val="00AE743C"/>
    <w:rsid w:val="00AE76C3"/>
    <w:rsid w:val="00AF0198"/>
    <w:rsid w:val="00AF1133"/>
    <w:rsid w:val="00AF1A7D"/>
    <w:rsid w:val="00AF1B34"/>
    <w:rsid w:val="00AF26F4"/>
    <w:rsid w:val="00AF3A3A"/>
    <w:rsid w:val="00AF47C1"/>
    <w:rsid w:val="00AF4F18"/>
    <w:rsid w:val="00AF4F64"/>
    <w:rsid w:val="00AF55D4"/>
    <w:rsid w:val="00AF57D5"/>
    <w:rsid w:val="00AF5AFD"/>
    <w:rsid w:val="00AF5E6C"/>
    <w:rsid w:val="00AF5F06"/>
    <w:rsid w:val="00AF7D42"/>
    <w:rsid w:val="00AF7DA0"/>
    <w:rsid w:val="00B00763"/>
    <w:rsid w:val="00B00DBE"/>
    <w:rsid w:val="00B00E3B"/>
    <w:rsid w:val="00B01226"/>
    <w:rsid w:val="00B01F81"/>
    <w:rsid w:val="00B02152"/>
    <w:rsid w:val="00B02C77"/>
    <w:rsid w:val="00B035E9"/>
    <w:rsid w:val="00B03878"/>
    <w:rsid w:val="00B04717"/>
    <w:rsid w:val="00B04938"/>
    <w:rsid w:val="00B055B3"/>
    <w:rsid w:val="00B05666"/>
    <w:rsid w:val="00B05E1E"/>
    <w:rsid w:val="00B05E93"/>
    <w:rsid w:val="00B061BA"/>
    <w:rsid w:val="00B06AF2"/>
    <w:rsid w:val="00B10BE6"/>
    <w:rsid w:val="00B111D9"/>
    <w:rsid w:val="00B11A60"/>
    <w:rsid w:val="00B12229"/>
    <w:rsid w:val="00B122B6"/>
    <w:rsid w:val="00B12439"/>
    <w:rsid w:val="00B12456"/>
    <w:rsid w:val="00B12490"/>
    <w:rsid w:val="00B131DA"/>
    <w:rsid w:val="00B14466"/>
    <w:rsid w:val="00B1496F"/>
    <w:rsid w:val="00B14E42"/>
    <w:rsid w:val="00B14E4D"/>
    <w:rsid w:val="00B152CE"/>
    <w:rsid w:val="00B15F5F"/>
    <w:rsid w:val="00B16276"/>
    <w:rsid w:val="00B16CA3"/>
    <w:rsid w:val="00B176E0"/>
    <w:rsid w:val="00B177F2"/>
    <w:rsid w:val="00B17DEE"/>
    <w:rsid w:val="00B17FD8"/>
    <w:rsid w:val="00B218E7"/>
    <w:rsid w:val="00B21E90"/>
    <w:rsid w:val="00B22263"/>
    <w:rsid w:val="00B22613"/>
    <w:rsid w:val="00B2279B"/>
    <w:rsid w:val="00B231DE"/>
    <w:rsid w:val="00B2350B"/>
    <w:rsid w:val="00B23616"/>
    <w:rsid w:val="00B23C29"/>
    <w:rsid w:val="00B23EEF"/>
    <w:rsid w:val="00B2482C"/>
    <w:rsid w:val="00B24C9C"/>
    <w:rsid w:val="00B252AD"/>
    <w:rsid w:val="00B256B8"/>
    <w:rsid w:val="00B25A24"/>
    <w:rsid w:val="00B268F5"/>
    <w:rsid w:val="00B27AE1"/>
    <w:rsid w:val="00B27E29"/>
    <w:rsid w:val="00B27E33"/>
    <w:rsid w:val="00B27EED"/>
    <w:rsid w:val="00B30142"/>
    <w:rsid w:val="00B30227"/>
    <w:rsid w:val="00B305A3"/>
    <w:rsid w:val="00B312C3"/>
    <w:rsid w:val="00B31B94"/>
    <w:rsid w:val="00B32923"/>
    <w:rsid w:val="00B3309F"/>
    <w:rsid w:val="00B333A8"/>
    <w:rsid w:val="00B334DD"/>
    <w:rsid w:val="00B33934"/>
    <w:rsid w:val="00B34183"/>
    <w:rsid w:val="00B341C0"/>
    <w:rsid w:val="00B347E5"/>
    <w:rsid w:val="00B34AFB"/>
    <w:rsid w:val="00B34E6F"/>
    <w:rsid w:val="00B35880"/>
    <w:rsid w:val="00B367E8"/>
    <w:rsid w:val="00B368E6"/>
    <w:rsid w:val="00B36ACE"/>
    <w:rsid w:val="00B402C2"/>
    <w:rsid w:val="00B40456"/>
    <w:rsid w:val="00B406FF"/>
    <w:rsid w:val="00B40AA7"/>
    <w:rsid w:val="00B40CD4"/>
    <w:rsid w:val="00B41E61"/>
    <w:rsid w:val="00B42121"/>
    <w:rsid w:val="00B42319"/>
    <w:rsid w:val="00B424FA"/>
    <w:rsid w:val="00B426D1"/>
    <w:rsid w:val="00B4280F"/>
    <w:rsid w:val="00B42AEC"/>
    <w:rsid w:val="00B42CB6"/>
    <w:rsid w:val="00B4342F"/>
    <w:rsid w:val="00B43A48"/>
    <w:rsid w:val="00B43F2B"/>
    <w:rsid w:val="00B43F7E"/>
    <w:rsid w:val="00B44A76"/>
    <w:rsid w:val="00B44F1E"/>
    <w:rsid w:val="00B45557"/>
    <w:rsid w:val="00B45C8F"/>
    <w:rsid w:val="00B46D58"/>
    <w:rsid w:val="00B46DD4"/>
    <w:rsid w:val="00B47293"/>
    <w:rsid w:val="00B47553"/>
    <w:rsid w:val="00B475C8"/>
    <w:rsid w:val="00B477C1"/>
    <w:rsid w:val="00B50344"/>
    <w:rsid w:val="00B504B4"/>
    <w:rsid w:val="00B508F6"/>
    <w:rsid w:val="00B50900"/>
    <w:rsid w:val="00B50AE7"/>
    <w:rsid w:val="00B50F14"/>
    <w:rsid w:val="00B51478"/>
    <w:rsid w:val="00B517ED"/>
    <w:rsid w:val="00B518DF"/>
    <w:rsid w:val="00B51FCB"/>
    <w:rsid w:val="00B52EBB"/>
    <w:rsid w:val="00B53AF3"/>
    <w:rsid w:val="00B53FE5"/>
    <w:rsid w:val="00B5424B"/>
    <w:rsid w:val="00B5460A"/>
    <w:rsid w:val="00B54E1E"/>
    <w:rsid w:val="00B55185"/>
    <w:rsid w:val="00B5539A"/>
    <w:rsid w:val="00B55545"/>
    <w:rsid w:val="00B557CF"/>
    <w:rsid w:val="00B55E0B"/>
    <w:rsid w:val="00B5630F"/>
    <w:rsid w:val="00B56FF3"/>
    <w:rsid w:val="00B5704C"/>
    <w:rsid w:val="00B57582"/>
    <w:rsid w:val="00B60914"/>
    <w:rsid w:val="00B60FC9"/>
    <w:rsid w:val="00B6109F"/>
    <w:rsid w:val="00B6157A"/>
    <w:rsid w:val="00B61AF4"/>
    <w:rsid w:val="00B621CD"/>
    <w:rsid w:val="00B62284"/>
    <w:rsid w:val="00B62601"/>
    <w:rsid w:val="00B649B0"/>
    <w:rsid w:val="00B65032"/>
    <w:rsid w:val="00B65033"/>
    <w:rsid w:val="00B6526F"/>
    <w:rsid w:val="00B656B5"/>
    <w:rsid w:val="00B66C23"/>
    <w:rsid w:val="00B67530"/>
    <w:rsid w:val="00B676A3"/>
    <w:rsid w:val="00B7139A"/>
    <w:rsid w:val="00B71893"/>
    <w:rsid w:val="00B718EA"/>
    <w:rsid w:val="00B74234"/>
    <w:rsid w:val="00B744FB"/>
    <w:rsid w:val="00B74BF4"/>
    <w:rsid w:val="00B74FBD"/>
    <w:rsid w:val="00B7522B"/>
    <w:rsid w:val="00B75631"/>
    <w:rsid w:val="00B75D06"/>
    <w:rsid w:val="00B75E97"/>
    <w:rsid w:val="00B7628F"/>
    <w:rsid w:val="00B76565"/>
    <w:rsid w:val="00B767C8"/>
    <w:rsid w:val="00B768D1"/>
    <w:rsid w:val="00B7747B"/>
    <w:rsid w:val="00B774D8"/>
    <w:rsid w:val="00B775CC"/>
    <w:rsid w:val="00B80499"/>
    <w:rsid w:val="00B80CEA"/>
    <w:rsid w:val="00B8138D"/>
    <w:rsid w:val="00B82498"/>
    <w:rsid w:val="00B8269F"/>
    <w:rsid w:val="00B83143"/>
    <w:rsid w:val="00B83980"/>
    <w:rsid w:val="00B83E80"/>
    <w:rsid w:val="00B84096"/>
    <w:rsid w:val="00B8411F"/>
    <w:rsid w:val="00B84684"/>
    <w:rsid w:val="00B84A86"/>
    <w:rsid w:val="00B84A99"/>
    <w:rsid w:val="00B84AE5"/>
    <w:rsid w:val="00B84C7E"/>
    <w:rsid w:val="00B8611E"/>
    <w:rsid w:val="00B86391"/>
    <w:rsid w:val="00B8651C"/>
    <w:rsid w:val="00B86721"/>
    <w:rsid w:val="00B86BDE"/>
    <w:rsid w:val="00B8759F"/>
    <w:rsid w:val="00B878B3"/>
    <w:rsid w:val="00B87AED"/>
    <w:rsid w:val="00B87DF5"/>
    <w:rsid w:val="00B91764"/>
    <w:rsid w:val="00B92072"/>
    <w:rsid w:val="00B922B0"/>
    <w:rsid w:val="00B922F4"/>
    <w:rsid w:val="00B92764"/>
    <w:rsid w:val="00B9289B"/>
    <w:rsid w:val="00B93852"/>
    <w:rsid w:val="00B93F95"/>
    <w:rsid w:val="00B94404"/>
    <w:rsid w:val="00B94806"/>
    <w:rsid w:val="00B9524A"/>
    <w:rsid w:val="00B961E0"/>
    <w:rsid w:val="00B9707F"/>
    <w:rsid w:val="00B9767B"/>
    <w:rsid w:val="00BA0232"/>
    <w:rsid w:val="00BA0313"/>
    <w:rsid w:val="00BA0371"/>
    <w:rsid w:val="00BA08B5"/>
    <w:rsid w:val="00BA0A05"/>
    <w:rsid w:val="00BA0CD6"/>
    <w:rsid w:val="00BA1025"/>
    <w:rsid w:val="00BA1036"/>
    <w:rsid w:val="00BA1513"/>
    <w:rsid w:val="00BA174D"/>
    <w:rsid w:val="00BA1BBA"/>
    <w:rsid w:val="00BA2402"/>
    <w:rsid w:val="00BA26BD"/>
    <w:rsid w:val="00BA321E"/>
    <w:rsid w:val="00BA3926"/>
    <w:rsid w:val="00BA3D73"/>
    <w:rsid w:val="00BA3F2F"/>
    <w:rsid w:val="00BA43A3"/>
    <w:rsid w:val="00BA4E5C"/>
    <w:rsid w:val="00BA52A1"/>
    <w:rsid w:val="00BA59A7"/>
    <w:rsid w:val="00BA5C6F"/>
    <w:rsid w:val="00BA6B49"/>
    <w:rsid w:val="00BA6BD1"/>
    <w:rsid w:val="00BA70AF"/>
    <w:rsid w:val="00BA79DA"/>
    <w:rsid w:val="00BB0205"/>
    <w:rsid w:val="00BB13F9"/>
    <w:rsid w:val="00BB159E"/>
    <w:rsid w:val="00BB15C0"/>
    <w:rsid w:val="00BB1741"/>
    <w:rsid w:val="00BB326C"/>
    <w:rsid w:val="00BB368A"/>
    <w:rsid w:val="00BB3B5F"/>
    <w:rsid w:val="00BB4066"/>
    <w:rsid w:val="00BB406E"/>
    <w:rsid w:val="00BB458D"/>
    <w:rsid w:val="00BB480B"/>
    <w:rsid w:val="00BB49B3"/>
    <w:rsid w:val="00BB500C"/>
    <w:rsid w:val="00BB55F4"/>
    <w:rsid w:val="00BB5AA2"/>
    <w:rsid w:val="00BB60A4"/>
    <w:rsid w:val="00BB6700"/>
    <w:rsid w:val="00BB6913"/>
    <w:rsid w:val="00BB69F8"/>
    <w:rsid w:val="00BB6E18"/>
    <w:rsid w:val="00BB6F8B"/>
    <w:rsid w:val="00BB78F5"/>
    <w:rsid w:val="00BB7B3C"/>
    <w:rsid w:val="00BC0426"/>
    <w:rsid w:val="00BC1D25"/>
    <w:rsid w:val="00BC3420"/>
    <w:rsid w:val="00BC3AA7"/>
    <w:rsid w:val="00BC40D0"/>
    <w:rsid w:val="00BC56AE"/>
    <w:rsid w:val="00BC5CE8"/>
    <w:rsid w:val="00BC5D39"/>
    <w:rsid w:val="00BC5D60"/>
    <w:rsid w:val="00BC670C"/>
    <w:rsid w:val="00BC6E27"/>
    <w:rsid w:val="00BC76AF"/>
    <w:rsid w:val="00BC76B6"/>
    <w:rsid w:val="00BD0081"/>
    <w:rsid w:val="00BD16B9"/>
    <w:rsid w:val="00BD1A22"/>
    <w:rsid w:val="00BD1C93"/>
    <w:rsid w:val="00BD20B4"/>
    <w:rsid w:val="00BD2124"/>
    <w:rsid w:val="00BD2AE7"/>
    <w:rsid w:val="00BD2BEF"/>
    <w:rsid w:val="00BD2EC5"/>
    <w:rsid w:val="00BD3E25"/>
    <w:rsid w:val="00BD4057"/>
    <w:rsid w:val="00BD46D1"/>
    <w:rsid w:val="00BD4739"/>
    <w:rsid w:val="00BD4C92"/>
    <w:rsid w:val="00BD512A"/>
    <w:rsid w:val="00BD5F63"/>
    <w:rsid w:val="00BD5FE3"/>
    <w:rsid w:val="00BD61E9"/>
    <w:rsid w:val="00BD63DC"/>
    <w:rsid w:val="00BD658B"/>
    <w:rsid w:val="00BD6654"/>
    <w:rsid w:val="00BD670B"/>
    <w:rsid w:val="00BD6911"/>
    <w:rsid w:val="00BD69AA"/>
    <w:rsid w:val="00BD6BAD"/>
    <w:rsid w:val="00BD7350"/>
    <w:rsid w:val="00BE0023"/>
    <w:rsid w:val="00BE03C7"/>
    <w:rsid w:val="00BE07FD"/>
    <w:rsid w:val="00BE0C3E"/>
    <w:rsid w:val="00BE10A3"/>
    <w:rsid w:val="00BE1650"/>
    <w:rsid w:val="00BE2416"/>
    <w:rsid w:val="00BE25D3"/>
    <w:rsid w:val="00BE25FB"/>
    <w:rsid w:val="00BE2864"/>
    <w:rsid w:val="00BE28A5"/>
    <w:rsid w:val="00BE30D8"/>
    <w:rsid w:val="00BE312A"/>
    <w:rsid w:val="00BE3659"/>
    <w:rsid w:val="00BE393D"/>
    <w:rsid w:val="00BE3D1B"/>
    <w:rsid w:val="00BE4031"/>
    <w:rsid w:val="00BE4CF5"/>
    <w:rsid w:val="00BE5613"/>
    <w:rsid w:val="00BE5882"/>
    <w:rsid w:val="00BE58C1"/>
    <w:rsid w:val="00BE59A3"/>
    <w:rsid w:val="00BE781F"/>
    <w:rsid w:val="00BE7D3C"/>
    <w:rsid w:val="00BE7E67"/>
    <w:rsid w:val="00BF083C"/>
    <w:rsid w:val="00BF0EBB"/>
    <w:rsid w:val="00BF0FE4"/>
    <w:rsid w:val="00BF11CC"/>
    <w:rsid w:val="00BF138C"/>
    <w:rsid w:val="00BF15DA"/>
    <w:rsid w:val="00BF17D7"/>
    <w:rsid w:val="00BF184E"/>
    <w:rsid w:val="00BF193D"/>
    <w:rsid w:val="00BF1A36"/>
    <w:rsid w:val="00BF2FD1"/>
    <w:rsid w:val="00BF43FD"/>
    <w:rsid w:val="00BF4760"/>
    <w:rsid w:val="00BF5070"/>
    <w:rsid w:val="00BF5E6B"/>
    <w:rsid w:val="00BF5FF6"/>
    <w:rsid w:val="00BF672F"/>
    <w:rsid w:val="00BF6C72"/>
    <w:rsid w:val="00BF6E86"/>
    <w:rsid w:val="00C00030"/>
    <w:rsid w:val="00C007F6"/>
    <w:rsid w:val="00C0121C"/>
    <w:rsid w:val="00C0207F"/>
    <w:rsid w:val="00C0236E"/>
    <w:rsid w:val="00C0273A"/>
    <w:rsid w:val="00C0317D"/>
    <w:rsid w:val="00C031F6"/>
    <w:rsid w:val="00C033D8"/>
    <w:rsid w:val="00C033FF"/>
    <w:rsid w:val="00C036EB"/>
    <w:rsid w:val="00C0384E"/>
    <w:rsid w:val="00C0396D"/>
    <w:rsid w:val="00C04273"/>
    <w:rsid w:val="00C0437C"/>
    <w:rsid w:val="00C04432"/>
    <w:rsid w:val="00C0532D"/>
    <w:rsid w:val="00C05B7C"/>
    <w:rsid w:val="00C063E3"/>
    <w:rsid w:val="00C066CC"/>
    <w:rsid w:val="00C07234"/>
    <w:rsid w:val="00C106A4"/>
    <w:rsid w:val="00C111B5"/>
    <w:rsid w:val="00C12F82"/>
    <w:rsid w:val="00C12FB0"/>
    <w:rsid w:val="00C13177"/>
    <w:rsid w:val="00C133FB"/>
    <w:rsid w:val="00C13705"/>
    <w:rsid w:val="00C1416C"/>
    <w:rsid w:val="00C14B32"/>
    <w:rsid w:val="00C14FAC"/>
    <w:rsid w:val="00C1534F"/>
    <w:rsid w:val="00C15377"/>
    <w:rsid w:val="00C1587C"/>
    <w:rsid w:val="00C15B6F"/>
    <w:rsid w:val="00C16117"/>
    <w:rsid w:val="00C1622B"/>
    <w:rsid w:val="00C1659E"/>
    <w:rsid w:val="00C16FAD"/>
    <w:rsid w:val="00C1727E"/>
    <w:rsid w:val="00C2004F"/>
    <w:rsid w:val="00C2087F"/>
    <w:rsid w:val="00C20BF8"/>
    <w:rsid w:val="00C21227"/>
    <w:rsid w:val="00C21794"/>
    <w:rsid w:val="00C21A7D"/>
    <w:rsid w:val="00C21D05"/>
    <w:rsid w:val="00C22377"/>
    <w:rsid w:val="00C223C5"/>
    <w:rsid w:val="00C2242C"/>
    <w:rsid w:val="00C22524"/>
    <w:rsid w:val="00C23019"/>
    <w:rsid w:val="00C23295"/>
    <w:rsid w:val="00C2429E"/>
    <w:rsid w:val="00C24386"/>
    <w:rsid w:val="00C24BF7"/>
    <w:rsid w:val="00C24D31"/>
    <w:rsid w:val="00C257DC"/>
    <w:rsid w:val="00C25BB8"/>
    <w:rsid w:val="00C25D57"/>
    <w:rsid w:val="00C26996"/>
    <w:rsid w:val="00C26AC4"/>
    <w:rsid w:val="00C278E6"/>
    <w:rsid w:val="00C27922"/>
    <w:rsid w:val="00C27BA7"/>
    <w:rsid w:val="00C27CF1"/>
    <w:rsid w:val="00C3075A"/>
    <w:rsid w:val="00C310B9"/>
    <w:rsid w:val="00C317BC"/>
    <w:rsid w:val="00C31935"/>
    <w:rsid w:val="00C31D34"/>
    <w:rsid w:val="00C320E4"/>
    <w:rsid w:val="00C3213A"/>
    <w:rsid w:val="00C32C37"/>
    <w:rsid w:val="00C330C4"/>
    <w:rsid w:val="00C33508"/>
    <w:rsid w:val="00C340D8"/>
    <w:rsid w:val="00C340F4"/>
    <w:rsid w:val="00C340FB"/>
    <w:rsid w:val="00C343EB"/>
    <w:rsid w:val="00C346B8"/>
    <w:rsid w:val="00C34F76"/>
    <w:rsid w:val="00C35952"/>
    <w:rsid w:val="00C359E3"/>
    <w:rsid w:val="00C365F7"/>
    <w:rsid w:val="00C3691A"/>
    <w:rsid w:val="00C36A6E"/>
    <w:rsid w:val="00C36BE1"/>
    <w:rsid w:val="00C40025"/>
    <w:rsid w:val="00C40A70"/>
    <w:rsid w:val="00C410B8"/>
    <w:rsid w:val="00C41266"/>
    <w:rsid w:val="00C4131B"/>
    <w:rsid w:val="00C41339"/>
    <w:rsid w:val="00C41940"/>
    <w:rsid w:val="00C42103"/>
    <w:rsid w:val="00C42387"/>
    <w:rsid w:val="00C4279E"/>
    <w:rsid w:val="00C42819"/>
    <w:rsid w:val="00C428B3"/>
    <w:rsid w:val="00C42CF8"/>
    <w:rsid w:val="00C431FF"/>
    <w:rsid w:val="00C439AB"/>
    <w:rsid w:val="00C443AA"/>
    <w:rsid w:val="00C449C2"/>
    <w:rsid w:val="00C44BC4"/>
    <w:rsid w:val="00C45964"/>
    <w:rsid w:val="00C46FBF"/>
    <w:rsid w:val="00C47093"/>
    <w:rsid w:val="00C4783A"/>
    <w:rsid w:val="00C47F5D"/>
    <w:rsid w:val="00C516E7"/>
    <w:rsid w:val="00C51830"/>
    <w:rsid w:val="00C51A88"/>
    <w:rsid w:val="00C51BC9"/>
    <w:rsid w:val="00C51BFF"/>
    <w:rsid w:val="00C51D56"/>
    <w:rsid w:val="00C52297"/>
    <w:rsid w:val="00C53430"/>
    <w:rsid w:val="00C540FD"/>
    <w:rsid w:val="00C54D3A"/>
    <w:rsid w:val="00C55E46"/>
    <w:rsid w:val="00C604A2"/>
    <w:rsid w:val="00C605A4"/>
    <w:rsid w:val="00C6065F"/>
    <w:rsid w:val="00C60D50"/>
    <w:rsid w:val="00C61DE1"/>
    <w:rsid w:val="00C61E7D"/>
    <w:rsid w:val="00C623F8"/>
    <w:rsid w:val="00C624A7"/>
    <w:rsid w:val="00C62832"/>
    <w:rsid w:val="00C628C8"/>
    <w:rsid w:val="00C62EEC"/>
    <w:rsid w:val="00C62F31"/>
    <w:rsid w:val="00C6329E"/>
    <w:rsid w:val="00C634A7"/>
    <w:rsid w:val="00C6394A"/>
    <w:rsid w:val="00C64982"/>
    <w:rsid w:val="00C654B9"/>
    <w:rsid w:val="00C65F81"/>
    <w:rsid w:val="00C66275"/>
    <w:rsid w:val="00C664A3"/>
    <w:rsid w:val="00C665FB"/>
    <w:rsid w:val="00C66FA6"/>
    <w:rsid w:val="00C708FD"/>
    <w:rsid w:val="00C709AF"/>
    <w:rsid w:val="00C71389"/>
    <w:rsid w:val="00C7139A"/>
    <w:rsid w:val="00C71776"/>
    <w:rsid w:val="00C717F6"/>
    <w:rsid w:val="00C71A19"/>
    <w:rsid w:val="00C71BB7"/>
    <w:rsid w:val="00C71FBC"/>
    <w:rsid w:val="00C72BD2"/>
    <w:rsid w:val="00C73B78"/>
    <w:rsid w:val="00C73EFD"/>
    <w:rsid w:val="00C740DF"/>
    <w:rsid w:val="00C74241"/>
    <w:rsid w:val="00C74588"/>
    <w:rsid w:val="00C7492B"/>
    <w:rsid w:val="00C7527E"/>
    <w:rsid w:val="00C753B3"/>
    <w:rsid w:val="00C75568"/>
    <w:rsid w:val="00C755C7"/>
    <w:rsid w:val="00C75CE1"/>
    <w:rsid w:val="00C76115"/>
    <w:rsid w:val="00C76153"/>
    <w:rsid w:val="00C76218"/>
    <w:rsid w:val="00C76B64"/>
    <w:rsid w:val="00C76C0E"/>
    <w:rsid w:val="00C77066"/>
    <w:rsid w:val="00C77BB6"/>
    <w:rsid w:val="00C77BEE"/>
    <w:rsid w:val="00C77EAC"/>
    <w:rsid w:val="00C809E6"/>
    <w:rsid w:val="00C80D0D"/>
    <w:rsid w:val="00C81227"/>
    <w:rsid w:val="00C8344B"/>
    <w:rsid w:val="00C837FF"/>
    <w:rsid w:val="00C83CEA"/>
    <w:rsid w:val="00C844C7"/>
    <w:rsid w:val="00C84A2C"/>
    <w:rsid w:val="00C84D29"/>
    <w:rsid w:val="00C84FA1"/>
    <w:rsid w:val="00C853AC"/>
    <w:rsid w:val="00C8571A"/>
    <w:rsid w:val="00C858F3"/>
    <w:rsid w:val="00C85B40"/>
    <w:rsid w:val="00C85EB2"/>
    <w:rsid w:val="00C85F9C"/>
    <w:rsid w:val="00C861D6"/>
    <w:rsid w:val="00C86538"/>
    <w:rsid w:val="00C869EC"/>
    <w:rsid w:val="00C87634"/>
    <w:rsid w:val="00C902BA"/>
    <w:rsid w:val="00C90490"/>
    <w:rsid w:val="00C90957"/>
    <w:rsid w:val="00C90B8B"/>
    <w:rsid w:val="00C90BB1"/>
    <w:rsid w:val="00C91598"/>
    <w:rsid w:val="00C917A2"/>
    <w:rsid w:val="00C919A4"/>
    <w:rsid w:val="00C91E3A"/>
    <w:rsid w:val="00C9223C"/>
    <w:rsid w:val="00C92BA7"/>
    <w:rsid w:val="00C93748"/>
    <w:rsid w:val="00C93A56"/>
    <w:rsid w:val="00C93C73"/>
    <w:rsid w:val="00C93FFB"/>
    <w:rsid w:val="00C9453A"/>
    <w:rsid w:val="00C94775"/>
    <w:rsid w:val="00C947A1"/>
    <w:rsid w:val="00C95126"/>
    <w:rsid w:val="00C95797"/>
    <w:rsid w:val="00C9607F"/>
    <w:rsid w:val="00C961F4"/>
    <w:rsid w:val="00C964F7"/>
    <w:rsid w:val="00C97A92"/>
    <w:rsid w:val="00C97F87"/>
    <w:rsid w:val="00CA0EAA"/>
    <w:rsid w:val="00CA117F"/>
    <w:rsid w:val="00CA123C"/>
    <w:rsid w:val="00CA1461"/>
    <w:rsid w:val="00CA1C40"/>
    <w:rsid w:val="00CA24EF"/>
    <w:rsid w:val="00CA29AA"/>
    <w:rsid w:val="00CA2F22"/>
    <w:rsid w:val="00CA35F5"/>
    <w:rsid w:val="00CA3666"/>
    <w:rsid w:val="00CA38CD"/>
    <w:rsid w:val="00CA40D9"/>
    <w:rsid w:val="00CA4296"/>
    <w:rsid w:val="00CA4392"/>
    <w:rsid w:val="00CA53D8"/>
    <w:rsid w:val="00CA6E07"/>
    <w:rsid w:val="00CA71CB"/>
    <w:rsid w:val="00CA746E"/>
    <w:rsid w:val="00CA7E79"/>
    <w:rsid w:val="00CB0043"/>
    <w:rsid w:val="00CB06A0"/>
    <w:rsid w:val="00CB0703"/>
    <w:rsid w:val="00CB0961"/>
    <w:rsid w:val="00CB0C99"/>
    <w:rsid w:val="00CB0D80"/>
    <w:rsid w:val="00CB1F74"/>
    <w:rsid w:val="00CB1F77"/>
    <w:rsid w:val="00CB1F92"/>
    <w:rsid w:val="00CB2D8E"/>
    <w:rsid w:val="00CB2DA6"/>
    <w:rsid w:val="00CB329C"/>
    <w:rsid w:val="00CB32BF"/>
    <w:rsid w:val="00CB3684"/>
    <w:rsid w:val="00CB3BAC"/>
    <w:rsid w:val="00CB3D3C"/>
    <w:rsid w:val="00CB42D6"/>
    <w:rsid w:val="00CB4580"/>
    <w:rsid w:val="00CB4B84"/>
    <w:rsid w:val="00CB4F73"/>
    <w:rsid w:val="00CB532A"/>
    <w:rsid w:val="00CB5A0A"/>
    <w:rsid w:val="00CB6188"/>
    <w:rsid w:val="00CB637F"/>
    <w:rsid w:val="00CB67D4"/>
    <w:rsid w:val="00CB69DA"/>
    <w:rsid w:val="00CB6CC5"/>
    <w:rsid w:val="00CC0592"/>
    <w:rsid w:val="00CC0768"/>
    <w:rsid w:val="00CC09B2"/>
    <w:rsid w:val="00CC16FF"/>
    <w:rsid w:val="00CC2338"/>
    <w:rsid w:val="00CC2540"/>
    <w:rsid w:val="00CC254F"/>
    <w:rsid w:val="00CC25FA"/>
    <w:rsid w:val="00CC2880"/>
    <w:rsid w:val="00CC339E"/>
    <w:rsid w:val="00CC393F"/>
    <w:rsid w:val="00CC3A80"/>
    <w:rsid w:val="00CC4011"/>
    <w:rsid w:val="00CC41F1"/>
    <w:rsid w:val="00CC4385"/>
    <w:rsid w:val="00CC4D51"/>
    <w:rsid w:val="00CC4DDD"/>
    <w:rsid w:val="00CC6F07"/>
    <w:rsid w:val="00CC715D"/>
    <w:rsid w:val="00CC7187"/>
    <w:rsid w:val="00CC74E2"/>
    <w:rsid w:val="00CD018D"/>
    <w:rsid w:val="00CD1C6D"/>
    <w:rsid w:val="00CD201E"/>
    <w:rsid w:val="00CD2644"/>
    <w:rsid w:val="00CD2E67"/>
    <w:rsid w:val="00CD4012"/>
    <w:rsid w:val="00CD40B5"/>
    <w:rsid w:val="00CD4276"/>
    <w:rsid w:val="00CD5237"/>
    <w:rsid w:val="00CD5290"/>
    <w:rsid w:val="00CD5467"/>
    <w:rsid w:val="00CD6E38"/>
    <w:rsid w:val="00CD731A"/>
    <w:rsid w:val="00CD7FEC"/>
    <w:rsid w:val="00CE0639"/>
    <w:rsid w:val="00CE196E"/>
    <w:rsid w:val="00CE2B14"/>
    <w:rsid w:val="00CE2D40"/>
    <w:rsid w:val="00CE303B"/>
    <w:rsid w:val="00CE3202"/>
    <w:rsid w:val="00CE348C"/>
    <w:rsid w:val="00CE35FD"/>
    <w:rsid w:val="00CE3993"/>
    <w:rsid w:val="00CE3D87"/>
    <w:rsid w:val="00CE40A6"/>
    <w:rsid w:val="00CE4635"/>
    <w:rsid w:val="00CE666D"/>
    <w:rsid w:val="00CE68C9"/>
    <w:rsid w:val="00CE7835"/>
    <w:rsid w:val="00CE7B90"/>
    <w:rsid w:val="00CF0A51"/>
    <w:rsid w:val="00CF1DF6"/>
    <w:rsid w:val="00CF2D39"/>
    <w:rsid w:val="00CF2DE2"/>
    <w:rsid w:val="00CF30C7"/>
    <w:rsid w:val="00CF341B"/>
    <w:rsid w:val="00CF34F5"/>
    <w:rsid w:val="00CF3ACB"/>
    <w:rsid w:val="00CF3F81"/>
    <w:rsid w:val="00CF46D5"/>
    <w:rsid w:val="00CF4978"/>
    <w:rsid w:val="00CF4BC1"/>
    <w:rsid w:val="00CF6445"/>
    <w:rsid w:val="00CF6715"/>
    <w:rsid w:val="00CF6A54"/>
    <w:rsid w:val="00CF6AA8"/>
    <w:rsid w:val="00CF74C2"/>
    <w:rsid w:val="00CF79A4"/>
    <w:rsid w:val="00CF7C53"/>
    <w:rsid w:val="00D008F4"/>
    <w:rsid w:val="00D009C2"/>
    <w:rsid w:val="00D00A32"/>
    <w:rsid w:val="00D00EE6"/>
    <w:rsid w:val="00D010F4"/>
    <w:rsid w:val="00D01853"/>
    <w:rsid w:val="00D01B80"/>
    <w:rsid w:val="00D02094"/>
    <w:rsid w:val="00D03A6E"/>
    <w:rsid w:val="00D04853"/>
    <w:rsid w:val="00D05FD4"/>
    <w:rsid w:val="00D06806"/>
    <w:rsid w:val="00D070BB"/>
    <w:rsid w:val="00D07147"/>
    <w:rsid w:val="00D073B5"/>
    <w:rsid w:val="00D101DD"/>
    <w:rsid w:val="00D1056E"/>
    <w:rsid w:val="00D106FB"/>
    <w:rsid w:val="00D10BA8"/>
    <w:rsid w:val="00D12A8D"/>
    <w:rsid w:val="00D12B00"/>
    <w:rsid w:val="00D12BDB"/>
    <w:rsid w:val="00D12C4B"/>
    <w:rsid w:val="00D13241"/>
    <w:rsid w:val="00D13768"/>
    <w:rsid w:val="00D13BA8"/>
    <w:rsid w:val="00D13D4D"/>
    <w:rsid w:val="00D13D53"/>
    <w:rsid w:val="00D13D55"/>
    <w:rsid w:val="00D14028"/>
    <w:rsid w:val="00D145F8"/>
    <w:rsid w:val="00D1514E"/>
    <w:rsid w:val="00D15261"/>
    <w:rsid w:val="00D15484"/>
    <w:rsid w:val="00D15783"/>
    <w:rsid w:val="00D16D63"/>
    <w:rsid w:val="00D17542"/>
    <w:rsid w:val="00D177D1"/>
    <w:rsid w:val="00D205CB"/>
    <w:rsid w:val="00D2176E"/>
    <w:rsid w:val="00D217AA"/>
    <w:rsid w:val="00D22334"/>
    <w:rsid w:val="00D2249B"/>
    <w:rsid w:val="00D228F1"/>
    <w:rsid w:val="00D234BF"/>
    <w:rsid w:val="00D236D2"/>
    <w:rsid w:val="00D249EA"/>
    <w:rsid w:val="00D2545A"/>
    <w:rsid w:val="00D256BC"/>
    <w:rsid w:val="00D25951"/>
    <w:rsid w:val="00D25F93"/>
    <w:rsid w:val="00D261D1"/>
    <w:rsid w:val="00D26268"/>
    <w:rsid w:val="00D26488"/>
    <w:rsid w:val="00D26546"/>
    <w:rsid w:val="00D266B4"/>
    <w:rsid w:val="00D26AA3"/>
    <w:rsid w:val="00D26F04"/>
    <w:rsid w:val="00D27104"/>
    <w:rsid w:val="00D2718A"/>
    <w:rsid w:val="00D2727D"/>
    <w:rsid w:val="00D273AF"/>
    <w:rsid w:val="00D30585"/>
    <w:rsid w:val="00D30707"/>
    <w:rsid w:val="00D30E38"/>
    <w:rsid w:val="00D30EC8"/>
    <w:rsid w:val="00D311EC"/>
    <w:rsid w:val="00D312E7"/>
    <w:rsid w:val="00D31345"/>
    <w:rsid w:val="00D326B0"/>
    <w:rsid w:val="00D33605"/>
    <w:rsid w:val="00D339A6"/>
    <w:rsid w:val="00D33AE4"/>
    <w:rsid w:val="00D3418A"/>
    <w:rsid w:val="00D35D26"/>
    <w:rsid w:val="00D35D41"/>
    <w:rsid w:val="00D36C1C"/>
    <w:rsid w:val="00D376F3"/>
    <w:rsid w:val="00D37AD1"/>
    <w:rsid w:val="00D37C9A"/>
    <w:rsid w:val="00D37D73"/>
    <w:rsid w:val="00D37E30"/>
    <w:rsid w:val="00D40234"/>
    <w:rsid w:val="00D40457"/>
    <w:rsid w:val="00D40464"/>
    <w:rsid w:val="00D410B3"/>
    <w:rsid w:val="00D419FF"/>
    <w:rsid w:val="00D4244F"/>
    <w:rsid w:val="00D4254E"/>
    <w:rsid w:val="00D42750"/>
    <w:rsid w:val="00D42E40"/>
    <w:rsid w:val="00D42EA3"/>
    <w:rsid w:val="00D4373D"/>
    <w:rsid w:val="00D43947"/>
    <w:rsid w:val="00D43A01"/>
    <w:rsid w:val="00D43BDC"/>
    <w:rsid w:val="00D44D65"/>
    <w:rsid w:val="00D45115"/>
    <w:rsid w:val="00D45239"/>
    <w:rsid w:val="00D45794"/>
    <w:rsid w:val="00D4580D"/>
    <w:rsid w:val="00D459FF"/>
    <w:rsid w:val="00D46084"/>
    <w:rsid w:val="00D464AE"/>
    <w:rsid w:val="00D466C3"/>
    <w:rsid w:val="00D47215"/>
    <w:rsid w:val="00D47825"/>
    <w:rsid w:val="00D47902"/>
    <w:rsid w:val="00D47F7D"/>
    <w:rsid w:val="00D506EF"/>
    <w:rsid w:val="00D51935"/>
    <w:rsid w:val="00D52430"/>
    <w:rsid w:val="00D52977"/>
    <w:rsid w:val="00D52E2C"/>
    <w:rsid w:val="00D5368C"/>
    <w:rsid w:val="00D53758"/>
    <w:rsid w:val="00D5385F"/>
    <w:rsid w:val="00D543D8"/>
    <w:rsid w:val="00D558F2"/>
    <w:rsid w:val="00D55C7B"/>
    <w:rsid w:val="00D55EF0"/>
    <w:rsid w:val="00D55FA4"/>
    <w:rsid w:val="00D5613E"/>
    <w:rsid w:val="00D56779"/>
    <w:rsid w:val="00D57624"/>
    <w:rsid w:val="00D57676"/>
    <w:rsid w:val="00D57A50"/>
    <w:rsid w:val="00D57BCA"/>
    <w:rsid w:val="00D6014C"/>
    <w:rsid w:val="00D6025A"/>
    <w:rsid w:val="00D60264"/>
    <w:rsid w:val="00D60489"/>
    <w:rsid w:val="00D6074E"/>
    <w:rsid w:val="00D60A23"/>
    <w:rsid w:val="00D61094"/>
    <w:rsid w:val="00D6153C"/>
    <w:rsid w:val="00D61779"/>
    <w:rsid w:val="00D620D3"/>
    <w:rsid w:val="00D62176"/>
    <w:rsid w:val="00D62494"/>
    <w:rsid w:val="00D632BE"/>
    <w:rsid w:val="00D64D85"/>
    <w:rsid w:val="00D6510D"/>
    <w:rsid w:val="00D654AF"/>
    <w:rsid w:val="00D65982"/>
    <w:rsid w:val="00D663E9"/>
    <w:rsid w:val="00D66A73"/>
    <w:rsid w:val="00D679D0"/>
    <w:rsid w:val="00D67A8E"/>
    <w:rsid w:val="00D70B23"/>
    <w:rsid w:val="00D70BD2"/>
    <w:rsid w:val="00D71449"/>
    <w:rsid w:val="00D71C5A"/>
    <w:rsid w:val="00D72125"/>
    <w:rsid w:val="00D72CD5"/>
    <w:rsid w:val="00D72D06"/>
    <w:rsid w:val="00D72D36"/>
    <w:rsid w:val="00D731AD"/>
    <w:rsid w:val="00D73562"/>
    <w:rsid w:val="00D73CC8"/>
    <w:rsid w:val="00D74208"/>
    <w:rsid w:val="00D74571"/>
    <w:rsid w:val="00D745F8"/>
    <w:rsid w:val="00D7522C"/>
    <w:rsid w:val="00D7536F"/>
    <w:rsid w:val="00D75A3E"/>
    <w:rsid w:val="00D75EEC"/>
    <w:rsid w:val="00D76668"/>
    <w:rsid w:val="00D76AF9"/>
    <w:rsid w:val="00D76C3E"/>
    <w:rsid w:val="00D76D16"/>
    <w:rsid w:val="00D77122"/>
    <w:rsid w:val="00D77982"/>
    <w:rsid w:val="00D77FCC"/>
    <w:rsid w:val="00D80644"/>
    <w:rsid w:val="00D807A1"/>
    <w:rsid w:val="00D80BF1"/>
    <w:rsid w:val="00D811AD"/>
    <w:rsid w:val="00D81328"/>
    <w:rsid w:val="00D8296B"/>
    <w:rsid w:val="00D82B70"/>
    <w:rsid w:val="00D83093"/>
    <w:rsid w:val="00D831B2"/>
    <w:rsid w:val="00D8433D"/>
    <w:rsid w:val="00D84440"/>
    <w:rsid w:val="00D84C3B"/>
    <w:rsid w:val="00D84D03"/>
    <w:rsid w:val="00D858AF"/>
    <w:rsid w:val="00D8705E"/>
    <w:rsid w:val="00D874F5"/>
    <w:rsid w:val="00D87932"/>
    <w:rsid w:val="00D90291"/>
    <w:rsid w:val="00D90570"/>
    <w:rsid w:val="00D905D7"/>
    <w:rsid w:val="00D907D8"/>
    <w:rsid w:val="00D90937"/>
    <w:rsid w:val="00D90AC8"/>
    <w:rsid w:val="00D90AFE"/>
    <w:rsid w:val="00D90EBE"/>
    <w:rsid w:val="00D90F76"/>
    <w:rsid w:val="00D9168F"/>
    <w:rsid w:val="00D917E7"/>
    <w:rsid w:val="00D92747"/>
    <w:rsid w:val="00D92816"/>
    <w:rsid w:val="00D93304"/>
    <w:rsid w:val="00D93750"/>
    <w:rsid w:val="00D93C0D"/>
    <w:rsid w:val="00D93EA1"/>
    <w:rsid w:val="00D946DC"/>
    <w:rsid w:val="00D94992"/>
    <w:rsid w:val="00D94AD8"/>
    <w:rsid w:val="00D951C6"/>
    <w:rsid w:val="00D95BBB"/>
    <w:rsid w:val="00D963D6"/>
    <w:rsid w:val="00D964A1"/>
    <w:rsid w:val="00D96515"/>
    <w:rsid w:val="00D966DB"/>
    <w:rsid w:val="00D96B1A"/>
    <w:rsid w:val="00D97224"/>
    <w:rsid w:val="00D97733"/>
    <w:rsid w:val="00D97AC1"/>
    <w:rsid w:val="00DA05FA"/>
    <w:rsid w:val="00DA08D2"/>
    <w:rsid w:val="00DA0DF5"/>
    <w:rsid w:val="00DA1093"/>
    <w:rsid w:val="00DA17D8"/>
    <w:rsid w:val="00DA1947"/>
    <w:rsid w:val="00DA1B83"/>
    <w:rsid w:val="00DA21E4"/>
    <w:rsid w:val="00DA2322"/>
    <w:rsid w:val="00DA2741"/>
    <w:rsid w:val="00DA2EAD"/>
    <w:rsid w:val="00DA31A3"/>
    <w:rsid w:val="00DA32B5"/>
    <w:rsid w:val="00DA4D1A"/>
    <w:rsid w:val="00DA50B2"/>
    <w:rsid w:val="00DA55A0"/>
    <w:rsid w:val="00DA61FF"/>
    <w:rsid w:val="00DA6998"/>
    <w:rsid w:val="00DA6CCA"/>
    <w:rsid w:val="00DA6F48"/>
    <w:rsid w:val="00DA799A"/>
    <w:rsid w:val="00DB0197"/>
    <w:rsid w:val="00DB1716"/>
    <w:rsid w:val="00DB17BC"/>
    <w:rsid w:val="00DB1A24"/>
    <w:rsid w:val="00DB1B9A"/>
    <w:rsid w:val="00DB235B"/>
    <w:rsid w:val="00DB2BE0"/>
    <w:rsid w:val="00DB2E1C"/>
    <w:rsid w:val="00DB32C9"/>
    <w:rsid w:val="00DB3478"/>
    <w:rsid w:val="00DB3BC3"/>
    <w:rsid w:val="00DB4A5C"/>
    <w:rsid w:val="00DB4C68"/>
    <w:rsid w:val="00DB4E4A"/>
    <w:rsid w:val="00DB4FCF"/>
    <w:rsid w:val="00DB520E"/>
    <w:rsid w:val="00DB54AC"/>
    <w:rsid w:val="00DB5B61"/>
    <w:rsid w:val="00DB5C37"/>
    <w:rsid w:val="00DB67EF"/>
    <w:rsid w:val="00DB6D0F"/>
    <w:rsid w:val="00DB782B"/>
    <w:rsid w:val="00DB7A1D"/>
    <w:rsid w:val="00DB7B6D"/>
    <w:rsid w:val="00DC00B5"/>
    <w:rsid w:val="00DC044C"/>
    <w:rsid w:val="00DC0C2D"/>
    <w:rsid w:val="00DC0E35"/>
    <w:rsid w:val="00DC1ACF"/>
    <w:rsid w:val="00DC2001"/>
    <w:rsid w:val="00DC21C0"/>
    <w:rsid w:val="00DC331C"/>
    <w:rsid w:val="00DC3653"/>
    <w:rsid w:val="00DC3E63"/>
    <w:rsid w:val="00DC3E8F"/>
    <w:rsid w:val="00DC3EB4"/>
    <w:rsid w:val="00DC404E"/>
    <w:rsid w:val="00DC4375"/>
    <w:rsid w:val="00DC4DE8"/>
    <w:rsid w:val="00DC518F"/>
    <w:rsid w:val="00DC5E78"/>
    <w:rsid w:val="00DC5E9F"/>
    <w:rsid w:val="00DC5F12"/>
    <w:rsid w:val="00DC6C4A"/>
    <w:rsid w:val="00DC6C9A"/>
    <w:rsid w:val="00DC712A"/>
    <w:rsid w:val="00DC72C8"/>
    <w:rsid w:val="00DC77AF"/>
    <w:rsid w:val="00DC78C6"/>
    <w:rsid w:val="00DD0D28"/>
    <w:rsid w:val="00DD178B"/>
    <w:rsid w:val="00DD1FDF"/>
    <w:rsid w:val="00DD2B2E"/>
    <w:rsid w:val="00DD30E3"/>
    <w:rsid w:val="00DD32B7"/>
    <w:rsid w:val="00DD355E"/>
    <w:rsid w:val="00DD4977"/>
    <w:rsid w:val="00DD551F"/>
    <w:rsid w:val="00DD61FB"/>
    <w:rsid w:val="00DD6E0E"/>
    <w:rsid w:val="00DD7500"/>
    <w:rsid w:val="00DD7947"/>
    <w:rsid w:val="00DD7EAD"/>
    <w:rsid w:val="00DD7F17"/>
    <w:rsid w:val="00DE0424"/>
    <w:rsid w:val="00DE253A"/>
    <w:rsid w:val="00DE2C9F"/>
    <w:rsid w:val="00DE2FBC"/>
    <w:rsid w:val="00DE345B"/>
    <w:rsid w:val="00DE3BFF"/>
    <w:rsid w:val="00DE41CE"/>
    <w:rsid w:val="00DE4426"/>
    <w:rsid w:val="00DE47FD"/>
    <w:rsid w:val="00DE4919"/>
    <w:rsid w:val="00DE56A3"/>
    <w:rsid w:val="00DE58A4"/>
    <w:rsid w:val="00DE6131"/>
    <w:rsid w:val="00DE66E0"/>
    <w:rsid w:val="00DE6A3E"/>
    <w:rsid w:val="00DE6D44"/>
    <w:rsid w:val="00DE702B"/>
    <w:rsid w:val="00DE73AD"/>
    <w:rsid w:val="00DE7FA2"/>
    <w:rsid w:val="00DF0132"/>
    <w:rsid w:val="00DF01BA"/>
    <w:rsid w:val="00DF0458"/>
    <w:rsid w:val="00DF07B7"/>
    <w:rsid w:val="00DF0B33"/>
    <w:rsid w:val="00DF1AAD"/>
    <w:rsid w:val="00DF216E"/>
    <w:rsid w:val="00DF22AE"/>
    <w:rsid w:val="00DF2440"/>
    <w:rsid w:val="00DF2645"/>
    <w:rsid w:val="00DF2A9C"/>
    <w:rsid w:val="00DF35AA"/>
    <w:rsid w:val="00DF446A"/>
    <w:rsid w:val="00DF4DDC"/>
    <w:rsid w:val="00DF4F85"/>
    <w:rsid w:val="00DF5864"/>
    <w:rsid w:val="00DF5921"/>
    <w:rsid w:val="00DF5C37"/>
    <w:rsid w:val="00DF6885"/>
    <w:rsid w:val="00DF6EFA"/>
    <w:rsid w:val="00DF7152"/>
    <w:rsid w:val="00DF73E2"/>
    <w:rsid w:val="00DF7C04"/>
    <w:rsid w:val="00DF7C1D"/>
    <w:rsid w:val="00E009E2"/>
    <w:rsid w:val="00E00FAB"/>
    <w:rsid w:val="00E01EEF"/>
    <w:rsid w:val="00E0209D"/>
    <w:rsid w:val="00E02940"/>
    <w:rsid w:val="00E02FEB"/>
    <w:rsid w:val="00E03DD6"/>
    <w:rsid w:val="00E03F7B"/>
    <w:rsid w:val="00E04586"/>
    <w:rsid w:val="00E04588"/>
    <w:rsid w:val="00E045CC"/>
    <w:rsid w:val="00E0472B"/>
    <w:rsid w:val="00E04EF4"/>
    <w:rsid w:val="00E05006"/>
    <w:rsid w:val="00E054C4"/>
    <w:rsid w:val="00E062FF"/>
    <w:rsid w:val="00E07383"/>
    <w:rsid w:val="00E11A8A"/>
    <w:rsid w:val="00E11BE7"/>
    <w:rsid w:val="00E12149"/>
    <w:rsid w:val="00E12316"/>
    <w:rsid w:val="00E125F2"/>
    <w:rsid w:val="00E126B2"/>
    <w:rsid w:val="00E1272F"/>
    <w:rsid w:val="00E133A8"/>
    <w:rsid w:val="00E13E9F"/>
    <w:rsid w:val="00E1424F"/>
    <w:rsid w:val="00E14364"/>
    <w:rsid w:val="00E1489E"/>
    <w:rsid w:val="00E1492B"/>
    <w:rsid w:val="00E15AF8"/>
    <w:rsid w:val="00E163BB"/>
    <w:rsid w:val="00E165BC"/>
    <w:rsid w:val="00E1664B"/>
    <w:rsid w:val="00E16C9B"/>
    <w:rsid w:val="00E20C70"/>
    <w:rsid w:val="00E20FAE"/>
    <w:rsid w:val="00E226CD"/>
    <w:rsid w:val="00E22D38"/>
    <w:rsid w:val="00E23083"/>
    <w:rsid w:val="00E2316E"/>
    <w:rsid w:val="00E236E6"/>
    <w:rsid w:val="00E2375A"/>
    <w:rsid w:val="00E23E0A"/>
    <w:rsid w:val="00E245C3"/>
    <w:rsid w:val="00E25AD0"/>
    <w:rsid w:val="00E2691F"/>
    <w:rsid w:val="00E26AAE"/>
    <w:rsid w:val="00E27103"/>
    <w:rsid w:val="00E27138"/>
    <w:rsid w:val="00E2783A"/>
    <w:rsid w:val="00E27A5F"/>
    <w:rsid w:val="00E27C20"/>
    <w:rsid w:val="00E27C8B"/>
    <w:rsid w:val="00E30334"/>
    <w:rsid w:val="00E307F2"/>
    <w:rsid w:val="00E30C3A"/>
    <w:rsid w:val="00E31297"/>
    <w:rsid w:val="00E319A3"/>
    <w:rsid w:val="00E32DC2"/>
    <w:rsid w:val="00E32FD0"/>
    <w:rsid w:val="00E333DC"/>
    <w:rsid w:val="00E3381C"/>
    <w:rsid w:val="00E34102"/>
    <w:rsid w:val="00E34442"/>
    <w:rsid w:val="00E349B8"/>
    <w:rsid w:val="00E34D44"/>
    <w:rsid w:val="00E35425"/>
    <w:rsid w:val="00E35798"/>
    <w:rsid w:val="00E36724"/>
    <w:rsid w:val="00E37FEF"/>
    <w:rsid w:val="00E40C22"/>
    <w:rsid w:val="00E41239"/>
    <w:rsid w:val="00E412D9"/>
    <w:rsid w:val="00E4191A"/>
    <w:rsid w:val="00E4205F"/>
    <w:rsid w:val="00E426CE"/>
    <w:rsid w:val="00E42BB5"/>
    <w:rsid w:val="00E42D67"/>
    <w:rsid w:val="00E439D5"/>
    <w:rsid w:val="00E43DAF"/>
    <w:rsid w:val="00E43DEF"/>
    <w:rsid w:val="00E4534E"/>
    <w:rsid w:val="00E461CA"/>
    <w:rsid w:val="00E4666A"/>
    <w:rsid w:val="00E46B27"/>
    <w:rsid w:val="00E476C9"/>
    <w:rsid w:val="00E5053E"/>
    <w:rsid w:val="00E50F07"/>
    <w:rsid w:val="00E51078"/>
    <w:rsid w:val="00E523A1"/>
    <w:rsid w:val="00E5263A"/>
    <w:rsid w:val="00E52689"/>
    <w:rsid w:val="00E52870"/>
    <w:rsid w:val="00E52E4F"/>
    <w:rsid w:val="00E52E9B"/>
    <w:rsid w:val="00E531BE"/>
    <w:rsid w:val="00E53476"/>
    <w:rsid w:val="00E534A5"/>
    <w:rsid w:val="00E537D9"/>
    <w:rsid w:val="00E53A5B"/>
    <w:rsid w:val="00E53E61"/>
    <w:rsid w:val="00E55653"/>
    <w:rsid w:val="00E5595D"/>
    <w:rsid w:val="00E55D2A"/>
    <w:rsid w:val="00E56C48"/>
    <w:rsid w:val="00E56F6E"/>
    <w:rsid w:val="00E603DB"/>
    <w:rsid w:val="00E60431"/>
    <w:rsid w:val="00E606F9"/>
    <w:rsid w:val="00E609DF"/>
    <w:rsid w:val="00E618D1"/>
    <w:rsid w:val="00E618E5"/>
    <w:rsid w:val="00E61B58"/>
    <w:rsid w:val="00E61E12"/>
    <w:rsid w:val="00E62612"/>
    <w:rsid w:val="00E62834"/>
    <w:rsid w:val="00E62A61"/>
    <w:rsid w:val="00E63C6C"/>
    <w:rsid w:val="00E657FE"/>
    <w:rsid w:val="00E65A20"/>
    <w:rsid w:val="00E65EB7"/>
    <w:rsid w:val="00E66902"/>
    <w:rsid w:val="00E66AF4"/>
    <w:rsid w:val="00E66C4E"/>
    <w:rsid w:val="00E66CE9"/>
    <w:rsid w:val="00E67443"/>
    <w:rsid w:val="00E700A0"/>
    <w:rsid w:val="00E7017F"/>
    <w:rsid w:val="00E7060B"/>
    <w:rsid w:val="00E70EE5"/>
    <w:rsid w:val="00E7123F"/>
    <w:rsid w:val="00E72512"/>
    <w:rsid w:val="00E73302"/>
    <w:rsid w:val="00E735F0"/>
    <w:rsid w:val="00E73DE7"/>
    <w:rsid w:val="00E7428C"/>
    <w:rsid w:val="00E74992"/>
    <w:rsid w:val="00E74C97"/>
    <w:rsid w:val="00E758AE"/>
    <w:rsid w:val="00E758F1"/>
    <w:rsid w:val="00E7596C"/>
    <w:rsid w:val="00E75B86"/>
    <w:rsid w:val="00E75FAD"/>
    <w:rsid w:val="00E76603"/>
    <w:rsid w:val="00E76704"/>
    <w:rsid w:val="00E76974"/>
    <w:rsid w:val="00E76ED4"/>
    <w:rsid w:val="00E771E9"/>
    <w:rsid w:val="00E77228"/>
    <w:rsid w:val="00E77337"/>
    <w:rsid w:val="00E773D3"/>
    <w:rsid w:val="00E7796D"/>
    <w:rsid w:val="00E77D32"/>
    <w:rsid w:val="00E802F7"/>
    <w:rsid w:val="00E8063E"/>
    <w:rsid w:val="00E81B6C"/>
    <w:rsid w:val="00E828BE"/>
    <w:rsid w:val="00E83018"/>
    <w:rsid w:val="00E831B3"/>
    <w:rsid w:val="00E83C93"/>
    <w:rsid w:val="00E8414B"/>
    <w:rsid w:val="00E84B00"/>
    <w:rsid w:val="00E84EB0"/>
    <w:rsid w:val="00E85013"/>
    <w:rsid w:val="00E857E9"/>
    <w:rsid w:val="00E8675E"/>
    <w:rsid w:val="00E869FE"/>
    <w:rsid w:val="00E86C19"/>
    <w:rsid w:val="00E874DE"/>
    <w:rsid w:val="00E8787B"/>
    <w:rsid w:val="00E878F2"/>
    <w:rsid w:val="00E87DDA"/>
    <w:rsid w:val="00E90612"/>
    <w:rsid w:val="00E909AA"/>
    <w:rsid w:val="00E90B9F"/>
    <w:rsid w:val="00E90D44"/>
    <w:rsid w:val="00E91B4D"/>
    <w:rsid w:val="00E91F5F"/>
    <w:rsid w:val="00E926A6"/>
    <w:rsid w:val="00E926C3"/>
    <w:rsid w:val="00E92A27"/>
    <w:rsid w:val="00E9329B"/>
    <w:rsid w:val="00E93F4D"/>
    <w:rsid w:val="00E94585"/>
    <w:rsid w:val="00E94755"/>
    <w:rsid w:val="00E95477"/>
    <w:rsid w:val="00E963BE"/>
    <w:rsid w:val="00E9660B"/>
    <w:rsid w:val="00E9786B"/>
    <w:rsid w:val="00E978CE"/>
    <w:rsid w:val="00E97E96"/>
    <w:rsid w:val="00EA0ABC"/>
    <w:rsid w:val="00EA0B3F"/>
    <w:rsid w:val="00EA15A8"/>
    <w:rsid w:val="00EA1B1B"/>
    <w:rsid w:val="00EA3096"/>
    <w:rsid w:val="00EA3160"/>
    <w:rsid w:val="00EA359D"/>
    <w:rsid w:val="00EA35A6"/>
    <w:rsid w:val="00EA3AA0"/>
    <w:rsid w:val="00EA3AF0"/>
    <w:rsid w:val="00EA3E57"/>
    <w:rsid w:val="00EA4DA5"/>
    <w:rsid w:val="00EA534E"/>
    <w:rsid w:val="00EA5405"/>
    <w:rsid w:val="00EA664D"/>
    <w:rsid w:val="00EA692F"/>
    <w:rsid w:val="00EA6DA8"/>
    <w:rsid w:val="00EB0B8F"/>
    <w:rsid w:val="00EB11C4"/>
    <w:rsid w:val="00EB22E0"/>
    <w:rsid w:val="00EB2519"/>
    <w:rsid w:val="00EB2F8F"/>
    <w:rsid w:val="00EB36E2"/>
    <w:rsid w:val="00EB3708"/>
    <w:rsid w:val="00EB539D"/>
    <w:rsid w:val="00EB53E7"/>
    <w:rsid w:val="00EB5D8B"/>
    <w:rsid w:val="00EB6930"/>
    <w:rsid w:val="00EB6A4D"/>
    <w:rsid w:val="00EB6F24"/>
    <w:rsid w:val="00EB7666"/>
    <w:rsid w:val="00EB7DB3"/>
    <w:rsid w:val="00EC0411"/>
    <w:rsid w:val="00EC0A5A"/>
    <w:rsid w:val="00EC0A82"/>
    <w:rsid w:val="00EC0D37"/>
    <w:rsid w:val="00EC14AD"/>
    <w:rsid w:val="00EC1711"/>
    <w:rsid w:val="00EC268B"/>
    <w:rsid w:val="00EC2802"/>
    <w:rsid w:val="00EC2DE7"/>
    <w:rsid w:val="00EC2E8A"/>
    <w:rsid w:val="00EC3216"/>
    <w:rsid w:val="00EC37D3"/>
    <w:rsid w:val="00EC4C76"/>
    <w:rsid w:val="00EC4CFA"/>
    <w:rsid w:val="00EC4F95"/>
    <w:rsid w:val="00EC5497"/>
    <w:rsid w:val="00EC5FF3"/>
    <w:rsid w:val="00EC630E"/>
    <w:rsid w:val="00EC6519"/>
    <w:rsid w:val="00EC6E0A"/>
    <w:rsid w:val="00EC71A4"/>
    <w:rsid w:val="00EC7454"/>
    <w:rsid w:val="00ED0149"/>
    <w:rsid w:val="00ED063A"/>
    <w:rsid w:val="00ED07E2"/>
    <w:rsid w:val="00ED2BD0"/>
    <w:rsid w:val="00ED2C1F"/>
    <w:rsid w:val="00ED3E6A"/>
    <w:rsid w:val="00ED44C1"/>
    <w:rsid w:val="00ED468D"/>
    <w:rsid w:val="00ED49CE"/>
    <w:rsid w:val="00ED54B4"/>
    <w:rsid w:val="00ED5D1C"/>
    <w:rsid w:val="00ED5D5B"/>
    <w:rsid w:val="00ED6992"/>
    <w:rsid w:val="00ED6B5A"/>
    <w:rsid w:val="00ED7254"/>
    <w:rsid w:val="00ED72F8"/>
    <w:rsid w:val="00ED76C2"/>
    <w:rsid w:val="00ED78D5"/>
    <w:rsid w:val="00ED7936"/>
    <w:rsid w:val="00ED7A65"/>
    <w:rsid w:val="00ED7E27"/>
    <w:rsid w:val="00ED7FEF"/>
    <w:rsid w:val="00EE0D84"/>
    <w:rsid w:val="00EE1A81"/>
    <w:rsid w:val="00EE1CEB"/>
    <w:rsid w:val="00EE24F7"/>
    <w:rsid w:val="00EE2705"/>
    <w:rsid w:val="00EE29DC"/>
    <w:rsid w:val="00EE4405"/>
    <w:rsid w:val="00EE443E"/>
    <w:rsid w:val="00EE533E"/>
    <w:rsid w:val="00EE59B7"/>
    <w:rsid w:val="00EE5DB3"/>
    <w:rsid w:val="00EE6445"/>
    <w:rsid w:val="00EE6465"/>
    <w:rsid w:val="00EE680F"/>
    <w:rsid w:val="00EE7465"/>
    <w:rsid w:val="00EE7939"/>
    <w:rsid w:val="00EE7EED"/>
    <w:rsid w:val="00EF0ABF"/>
    <w:rsid w:val="00EF0CB2"/>
    <w:rsid w:val="00EF0EE5"/>
    <w:rsid w:val="00EF15DD"/>
    <w:rsid w:val="00EF1C5F"/>
    <w:rsid w:val="00EF2655"/>
    <w:rsid w:val="00EF2C0B"/>
    <w:rsid w:val="00EF36A1"/>
    <w:rsid w:val="00EF3C40"/>
    <w:rsid w:val="00EF40F4"/>
    <w:rsid w:val="00EF484D"/>
    <w:rsid w:val="00EF4F62"/>
    <w:rsid w:val="00EF698E"/>
    <w:rsid w:val="00EF6D16"/>
    <w:rsid w:val="00EF6EC9"/>
    <w:rsid w:val="00EF6FA1"/>
    <w:rsid w:val="00EF70C7"/>
    <w:rsid w:val="00EF7898"/>
    <w:rsid w:val="00EF7999"/>
    <w:rsid w:val="00EF7A45"/>
    <w:rsid w:val="00EF7C48"/>
    <w:rsid w:val="00EF7DE3"/>
    <w:rsid w:val="00F00290"/>
    <w:rsid w:val="00F014A2"/>
    <w:rsid w:val="00F03103"/>
    <w:rsid w:val="00F0357E"/>
    <w:rsid w:val="00F036F7"/>
    <w:rsid w:val="00F03C68"/>
    <w:rsid w:val="00F04616"/>
    <w:rsid w:val="00F0569E"/>
    <w:rsid w:val="00F05A80"/>
    <w:rsid w:val="00F06623"/>
    <w:rsid w:val="00F06B12"/>
    <w:rsid w:val="00F06DE5"/>
    <w:rsid w:val="00F06EFB"/>
    <w:rsid w:val="00F06F94"/>
    <w:rsid w:val="00F07C2E"/>
    <w:rsid w:val="00F1022E"/>
    <w:rsid w:val="00F10D51"/>
    <w:rsid w:val="00F112A1"/>
    <w:rsid w:val="00F1183F"/>
    <w:rsid w:val="00F11C4A"/>
    <w:rsid w:val="00F12A50"/>
    <w:rsid w:val="00F1334E"/>
    <w:rsid w:val="00F133AF"/>
    <w:rsid w:val="00F13468"/>
    <w:rsid w:val="00F13E37"/>
    <w:rsid w:val="00F13E8B"/>
    <w:rsid w:val="00F1485D"/>
    <w:rsid w:val="00F1544F"/>
    <w:rsid w:val="00F157AC"/>
    <w:rsid w:val="00F15874"/>
    <w:rsid w:val="00F15F87"/>
    <w:rsid w:val="00F16266"/>
    <w:rsid w:val="00F16AAD"/>
    <w:rsid w:val="00F1700E"/>
    <w:rsid w:val="00F17754"/>
    <w:rsid w:val="00F17814"/>
    <w:rsid w:val="00F17976"/>
    <w:rsid w:val="00F20E6D"/>
    <w:rsid w:val="00F217F8"/>
    <w:rsid w:val="00F22103"/>
    <w:rsid w:val="00F22AF3"/>
    <w:rsid w:val="00F2323B"/>
    <w:rsid w:val="00F23A4B"/>
    <w:rsid w:val="00F24557"/>
    <w:rsid w:val="00F24C9B"/>
    <w:rsid w:val="00F24EBD"/>
    <w:rsid w:val="00F271DE"/>
    <w:rsid w:val="00F27748"/>
    <w:rsid w:val="00F279B3"/>
    <w:rsid w:val="00F27ACC"/>
    <w:rsid w:val="00F27D9C"/>
    <w:rsid w:val="00F30098"/>
    <w:rsid w:val="00F303F3"/>
    <w:rsid w:val="00F3040E"/>
    <w:rsid w:val="00F318F8"/>
    <w:rsid w:val="00F31C00"/>
    <w:rsid w:val="00F31FA3"/>
    <w:rsid w:val="00F32C78"/>
    <w:rsid w:val="00F334E5"/>
    <w:rsid w:val="00F34955"/>
    <w:rsid w:val="00F351B7"/>
    <w:rsid w:val="00F352E6"/>
    <w:rsid w:val="00F356F1"/>
    <w:rsid w:val="00F357F0"/>
    <w:rsid w:val="00F3581B"/>
    <w:rsid w:val="00F36A88"/>
    <w:rsid w:val="00F36BE2"/>
    <w:rsid w:val="00F36D2B"/>
    <w:rsid w:val="00F371CD"/>
    <w:rsid w:val="00F37645"/>
    <w:rsid w:val="00F400B0"/>
    <w:rsid w:val="00F4047D"/>
    <w:rsid w:val="00F404BC"/>
    <w:rsid w:val="00F40A5B"/>
    <w:rsid w:val="00F40C77"/>
    <w:rsid w:val="00F4108B"/>
    <w:rsid w:val="00F41204"/>
    <w:rsid w:val="00F4140D"/>
    <w:rsid w:val="00F41440"/>
    <w:rsid w:val="00F41857"/>
    <w:rsid w:val="00F42657"/>
    <w:rsid w:val="00F42895"/>
    <w:rsid w:val="00F429E1"/>
    <w:rsid w:val="00F42A78"/>
    <w:rsid w:val="00F43FB4"/>
    <w:rsid w:val="00F442FF"/>
    <w:rsid w:val="00F44A80"/>
    <w:rsid w:val="00F44C61"/>
    <w:rsid w:val="00F44FF8"/>
    <w:rsid w:val="00F45508"/>
    <w:rsid w:val="00F4553B"/>
    <w:rsid w:val="00F459EA"/>
    <w:rsid w:val="00F45B2B"/>
    <w:rsid w:val="00F45D09"/>
    <w:rsid w:val="00F4674B"/>
    <w:rsid w:val="00F46DD3"/>
    <w:rsid w:val="00F46E70"/>
    <w:rsid w:val="00F4725C"/>
    <w:rsid w:val="00F47522"/>
    <w:rsid w:val="00F47DCB"/>
    <w:rsid w:val="00F47FC0"/>
    <w:rsid w:val="00F5022D"/>
    <w:rsid w:val="00F502C8"/>
    <w:rsid w:val="00F5036C"/>
    <w:rsid w:val="00F50484"/>
    <w:rsid w:val="00F51289"/>
    <w:rsid w:val="00F51EA1"/>
    <w:rsid w:val="00F52164"/>
    <w:rsid w:val="00F524C3"/>
    <w:rsid w:val="00F52EB7"/>
    <w:rsid w:val="00F53353"/>
    <w:rsid w:val="00F537E8"/>
    <w:rsid w:val="00F53DBA"/>
    <w:rsid w:val="00F54793"/>
    <w:rsid w:val="00F54816"/>
    <w:rsid w:val="00F55170"/>
    <w:rsid w:val="00F55B7C"/>
    <w:rsid w:val="00F56AD2"/>
    <w:rsid w:val="00F56C12"/>
    <w:rsid w:val="00F56D0F"/>
    <w:rsid w:val="00F57084"/>
    <w:rsid w:val="00F57240"/>
    <w:rsid w:val="00F573AE"/>
    <w:rsid w:val="00F60066"/>
    <w:rsid w:val="00F60939"/>
    <w:rsid w:val="00F62251"/>
    <w:rsid w:val="00F622E1"/>
    <w:rsid w:val="00F627DA"/>
    <w:rsid w:val="00F628FE"/>
    <w:rsid w:val="00F62A0F"/>
    <w:rsid w:val="00F62A43"/>
    <w:rsid w:val="00F62C82"/>
    <w:rsid w:val="00F63676"/>
    <w:rsid w:val="00F63D7C"/>
    <w:rsid w:val="00F64A34"/>
    <w:rsid w:val="00F64DA1"/>
    <w:rsid w:val="00F650EE"/>
    <w:rsid w:val="00F65716"/>
    <w:rsid w:val="00F65A06"/>
    <w:rsid w:val="00F664E1"/>
    <w:rsid w:val="00F66A46"/>
    <w:rsid w:val="00F67A90"/>
    <w:rsid w:val="00F67B60"/>
    <w:rsid w:val="00F712C0"/>
    <w:rsid w:val="00F718B3"/>
    <w:rsid w:val="00F718CB"/>
    <w:rsid w:val="00F71EB9"/>
    <w:rsid w:val="00F724DF"/>
    <w:rsid w:val="00F7251E"/>
    <w:rsid w:val="00F7288F"/>
    <w:rsid w:val="00F7340A"/>
    <w:rsid w:val="00F736E2"/>
    <w:rsid w:val="00F73B70"/>
    <w:rsid w:val="00F73F9B"/>
    <w:rsid w:val="00F7401C"/>
    <w:rsid w:val="00F74D40"/>
    <w:rsid w:val="00F74E5A"/>
    <w:rsid w:val="00F7554F"/>
    <w:rsid w:val="00F7595B"/>
    <w:rsid w:val="00F75C48"/>
    <w:rsid w:val="00F7773D"/>
    <w:rsid w:val="00F7796B"/>
    <w:rsid w:val="00F80755"/>
    <w:rsid w:val="00F807DD"/>
    <w:rsid w:val="00F80B45"/>
    <w:rsid w:val="00F812E9"/>
    <w:rsid w:val="00F81838"/>
    <w:rsid w:val="00F81E20"/>
    <w:rsid w:val="00F83149"/>
    <w:rsid w:val="00F833C1"/>
    <w:rsid w:val="00F83786"/>
    <w:rsid w:val="00F847A6"/>
    <w:rsid w:val="00F847BC"/>
    <w:rsid w:val="00F84EB4"/>
    <w:rsid w:val="00F85022"/>
    <w:rsid w:val="00F851A0"/>
    <w:rsid w:val="00F85790"/>
    <w:rsid w:val="00F85AAB"/>
    <w:rsid w:val="00F85B8D"/>
    <w:rsid w:val="00F860A3"/>
    <w:rsid w:val="00F8660A"/>
    <w:rsid w:val="00F86677"/>
    <w:rsid w:val="00F86FDC"/>
    <w:rsid w:val="00F876C8"/>
    <w:rsid w:val="00F87B72"/>
    <w:rsid w:val="00F910CD"/>
    <w:rsid w:val="00F91B2D"/>
    <w:rsid w:val="00F91ED7"/>
    <w:rsid w:val="00F921A0"/>
    <w:rsid w:val="00F92631"/>
    <w:rsid w:val="00F92DD2"/>
    <w:rsid w:val="00F931C1"/>
    <w:rsid w:val="00F939A5"/>
    <w:rsid w:val="00F93D78"/>
    <w:rsid w:val="00F93EF2"/>
    <w:rsid w:val="00F9441B"/>
    <w:rsid w:val="00F949C2"/>
    <w:rsid w:val="00F949C4"/>
    <w:rsid w:val="00F94B36"/>
    <w:rsid w:val="00F9558E"/>
    <w:rsid w:val="00F95A8E"/>
    <w:rsid w:val="00F95CFB"/>
    <w:rsid w:val="00F961AF"/>
    <w:rsid w:val="00F96382"/>
    <w:rsid w:val="00F97012"/>
    <w:rsid w:val="00FA0859"/>
    <w:rsid w:val="00FA11EE"/>
    <w:rsid w:val="00FA16FF"/>
    <w:rsid w:val="00FA1D09"/>
    <w:rsid w:val="00FA2AC3"/>
    <w:rsid w:val="00FA3E29"/>
    <w:rsid w:val="00FA4574"/>
    <w:rsid w:val="00FA46D5"/>
    <w:rsid w:val="00FA4C32"/>
    <w:rsid w:val="00FA5122"/>
    <w:rsid w:val="00FA5BB1"/>
    <w:rsid w:val="00FA6A6E"/>
    <w:rsid w:val="00FA6A96"/>
    <w:rsid w:val="00FA6F7C"/>
    <w:rsid w:val="00FA7748"/>
    <w:rsid w:val="00FA79D9"/>
    <w:rsid w:val="00FB0CAC"/>
    <w:rsid w:val="00FB1B04"/>
    <w:rsid w:val="00FB1E6A"/>
    <w:rsid w:val="00FB1FCE"/>
    <w:rsid w:val="00FB21CD"/>
    <w:rsid w:val="00FB4103"/>
    <w:rsid w:val="00FB415A"/>
    <w:rsid w:val="00FB4365"/>
    <w:rsid w:val="00FB43A5"/>
    <w:rsid w:val="00FB4A79"/>
    <w:rsid w:val="00FB513D"/>
    <w:rsid w:val="00FB52F2"/>
    <w:rsid w:val="00FB6060"/>
    <w:rsid w:val="00FB68A4"/>
    <w:rsid w:val="00FB702D"/>
    <w:rsid w:val="00FB74AF"/>
    <w:rsid w:val="00FB76A5"/>
    <w:rsid w:val="00FB78AB"/>
    <w:rsid w:val="00FB7A64"/>
    <w:rsid w:val="00FB7BF6"/>
    <w:rsid w:val="00FB7CDF"/>
    <w:rsid w:val="00FB7D19"/>
    <w:rsid w:val="00FB7F21"/>
    <w:rsid w:val="00FC0A21"/>
    <w:rsid w:val="00FC1B31"/>
    <w:rsid w:val="00FC1DD2"/>
    <w:rsid w:val="00FC23FC"/>
    <w:rsid w:val="00FC28D2"/>
    <w:rsid w:val="00FC2A19"/>
    <w:rsid w:val="00FC321D"/>
    <w:rsid w:val="00FC3C5A"/>
    <w:rsid w:val="00FC4055"/>
    <w:rsid w:val="00FC46B0"/>
    <w:rsid w:val="00FC4D5A"/>
    <w:rsid w:val="00FC5317"/>
    <w:rsid w:val="00FC5494"/>
    <w:rsid w:val="00FC549B"/>
    <w:rsid w:val="00FC5A72"/>
    <w:rsid w:val="00FC6AB0"/>
    <w:rsid w:val="00FC7111"/>
    <w:rsid w:val="00FC7CA4"/>
    <w:rsid w:val="00FD0679"/>
    <w:rsid w:val="00FD0F71"/>
    <w:rsid w:val="00FD18F7"/>
    <w:rsid w:val="00FD223B"/>
    <w:rsid w:val="00FD3123"/>
    <w:rsid w:val="00FD3415"/>
    <w:rsid w:val="00FD38F3"/>
    <w:rsid w:val="00FD3D64"/>
    <w:rsid w:val="00FD4366"/>
    <w:rsid w:val="00FD4779"/>
    <w:rsid w:val="00FD4CA8"/>
    <w:rsid w:val="00FD557C"/>
    <w:rsid w:val="00FD5844"/>
    <w:rsid w:val="00FD672A"/>
    <w:rsid w:val="00FD6DA3"/>
    <w:rsid w:val="00FD710D"/>
    <w:rsid w:val="00FE0070"/>
    <w:rsid w:val="00FE0139"/>
    <w:rsid w:val="00FE0231"/>
    <w:rsid w:val="00FE0640"/>
    <w:rsid w:val="00FE104F"/>
    <w:rsid w:val="00FE1138"/>
    <w:rsid w:val="00FE1F14"/>
    <w:rsid w:val="00FE240A"/>
    <w:rsid w:val="00FE2F01"/>
    <w:rsid w:val="00FE32DE"/>
    <w:rsid w:val="00FE3BF6"/>
    <w:rsid w:val="00FE3EAA"/>
    <w:rsid w:val="00FE40F5"/>
    <w:rsid w:val="00FE4240"/>
    <w:rsid w:val="00FE498B"/>
    <w:rsid w:val="00FE522D"/>
    <w:rsid w:val="00FE53AA"/>
    <w:rsid w:val="00FE5802"/>
    <w:rsid w:val="00FE6307"/>
    <w:rsid w:val="00FE64C1"/>
    <w:rsid w:val="00FE7114"/>
    <w:rsid w:val="00FE7306"/>
    <w:rsid w:val="00FE7445"/>
    <w:rsid w:val="00FF0520"/>
    <w:rsid w:val="00FF0953"/>
    <w:rsid w:val="00FF0CA1"/>
    <w:rsid w:val="00FF1E3E"/>
    <w:rsid w:val="00FF2153"/>
    <w:rsid w:val="00FF29F7"/>
    <w:rsid w:val="00FF2A71"/>
    <w:rsid w:val="00FF2A9A"/>
    <w:rsid w:val="00FF2B85"/>
    <w:rsid w:val="00FF2F71"/>
    <w:rsid w:val="00FF30FD"/>
    <w:rsid w:val="00FF3ED4"/>
    <w:rsid w:val="00FF4ED8"/>
    <w:rsid w:val="00FF5158"/>
    <w:rsid w:val="00FF57F7"/>
    <w:rsid w:val="00FF58A5"/>
    <w:rsid w:val="00FF6714"/>
    <w:rsid w:val="00FF6ACE"/>
    <w:rsid w:val="00FF70E2"/>
    <w:rsid w:val="00FF71DF"/>
    <w:rsid w:val="00FF74D7"/>
    <w:rsid w:val="00FF7A26"/>
    <w:rsid w:val="00FF7F8B"/>
    <w:rsid w:val="011AD063"/>
    <w:rsid w:val="011C29ED"/>
    <w:rsid w:val="01366B7D"/>
    <w:rsid w:val="01450DC3"/>
    <w:rsid w:val="014719D6"/>
    <w:rsid w:val="014C27B6"/>
    <w:rsid w:val="015AC90A"/>
    <w:rsid w:val="01B2BB8C"/>
    <w:rsid w:val="01B4A3A4"/>
    <w:rsid w:val="01C50353"/>
    <w:rsid w:val="01C667EC"/>
    <w:rsid w:val="01D3D556"/>
    <w:rsid w:val="01E8534D"/>
    <w:rsid w:val="020C8EFD"/>
    <w:rsid w:val="020EA54A"/>
    <w:rsid w:val="0216E57C"/>
    <w:rsid w:val="02196BEA"/>
    <w:rsid w:val="022C6B27"/>
    <w:rsid w:val="024963A4"/>
    <w:rsid w:val="0284D36A"/>
    <w:rsid w:val="02AE4C28"/>
    <w:rsid w:val="02AFA777"/>
    <w:rsid w:val="02B53467"/>
    <w:rsid w:val="02BED39D"/>
    <w:rsid w:val="02F20D53"/>
    <w:rsid w:val="030FF23C"/>
    <w:rsid w:val="03244BAD"/>
    <w:rsid w:val="03365B2E"/>
    <w:rsid w:val="036A408C"/>
    <w:rsid w:val="0376DFD2"/>
    <w:rsid w:val="03811B77"/>
    <w:rsid w:val="038521EE"/>
    <w:rsid w:val="03948138"/>
    <w:rsid w:val="03989A35"/>
    <w:rsid w:val="03C4C35D"/>
    <w:rsid w:val="03E71E03"/>
    <w:rsid w:val="03FAC256"/>
    <w:rsid w:val="04132BC1"/>
    <w:rsid w:val="041827A6"/>
    <w:rsid w:val="042F0179"/>
    <w:rsid w:val="04407AF7"/>
    <w:rsid w:val="048DA742"/>
    <w:rsid w:val="04B86DEC"/>
    <w:rsid w:val="04BDF770"/>
    <w:rsid w:val="04CF73E2"/>
    <w:rsid w:val="04D9ABB8"/>
    <w:rsid w:val="04F59CF5"/>
    <w:rsid w:val="04F8CEB8"/>
    <w:rsid w:val="050D97D1"/>
    <w:rsid w:val="0526002E"/>
    <w:rsid w:val="0528FB64"/>
    <w:rsid w:val="05295C87"/>
    <w:rsid w:val="054614C0"/>
    <w:rsid w:val="054CBC5E"/>
    <w:rsid w:val="055738E9"/>
    <w:rsid w:val="056E4BAC"/>
    <w:rsid w:val="0588CEDA"/>
    <w:rsid w:val="05A052C3"/>
    <w:rsid w:val="05A6E59A"/>
    <w:rsid w:val="05FE2B96"/>
    <w:rsid w:val="060A48BA"/>
    <w:rsid w:val="0612DED3"/>
    <w:rsid w:val="06298AB7"/>
    <w:rsid w:val="065D1165"/>
    <w:rsid w:val="068F0CA3"/>
    <w:rsid w:val="06906F59"/>
    <w:rsid w:val="06B3BAE3"/>
    <w:rsid w:val="06B68457"/>
    <w:rsid w:val="06B68F6D"/>
    <w:rsid w:val="06B9919C"/>
    <w:rsid w:val="06F52560"/>
    <w:rsid w:val="06F98224"/>
    <w:rsid w:val="070BE075"/>
    <w:rsid w:val="07120945"/>
    <w:rsid w:val="072AE0C5"/>
    <w:rsid w:val="0744AF41"/>
    <w:rsid w:val="07546664"/>
    <w:rsid w:val="0757BFF7"/>
    <w:rsid w:val="075F5D97"/>
    <w:rsid w:val="0778B7E6"/>
    <w:rsid w:val="077E452B"/>
    <w:rsid w:val="07879F38"/>
    <w:rsid w:val="0797D7BE"/>
    <w:rsid w:val="079D8B28"/>
    <w:rsid w:val="079FDDD0"/>
    <w:rsid w:val="07B733B8"/>
    <w:rsid w:val="07CC93DF"/>
    <w:rsid w:val="07EE4446"/>
    <w:rsid w:val="07F466E6"/>
    <w:rsid w:val="07F6B4F7"/>
    <w:rsid w:val="080F233C"/>
    <w:rsid w:val="08144BE0"/>
    <w:rsid w:val="08189DF5"/>
    <w:rsid w:val="086D37FD"/>
    <w:rsid w:val="0873874A"/>
    <w:rsid w:val="08AE830F"/>
    <w:rsid w:val="08B5D23E"/>
    <w:rsid w:val="08C47206"/>
    <w:rsid w:val="08C9988F"/>
    <w:rsid w:val="08CA6436"/>
    <w:rsid w:val="08D8D611"/>
    <w:rsid w:val="08D9422D"/>
    <w:rsid w:val="08E50965"/>
    <w:rsid w:val="090FADBC"/>
    <w:rsid w:val="09152AF2"/>
    <w:rsid w:val="091CBC28"/>
    <w:rsid w:val="094E2CF8"/>
    <w:rsid w:val="09760C70"/>
    <w:rsid w:val="09823FE5"/>
    <w:rsid w:val="0983B5AD"/>
    <w:rsid w:val="098E69D2"/>
    <w:rsid w:val="09DCCF92"/>
    <w:rsid w:val="09EC6D5D"/>
    <w:rsid w:val="0A0FE7C4"/>
    <w:rsid w:val="0A15B16B"/>
    <w:rsid w:val="0A1D3E96"/>
    <w:rsid w:val="0A458C69"/>
    <w:rsid w:val="0A5B3B9A"/>
    <w:rsid w:val="0A5FEE44"/>
    <w:rsid w:val="0A69249B"/>
    <w:rsid w:val="0A6B926C"/>
    <w:rsid w:val="0A77C493"/>
    <w:rsid w:val="0A7D26E3"/>
    <w:rsid w:val="0A8D5A9B"/>
    <w:rsid w:val="0A8FE70A"/>
    <w:rsid w:val="0A99FCE6"/>
    <w:rsid w:val="0AC4E0F1"/>
    <w:rsid w:val="0AF49008"/>
    <w:rsid w:val="0B09AA14"/>
    <w:rsid w:val="0B16D0E1"/>
    <w:rsid w:val="0B17306F"/>
    <w:rsid w:val="0B338712"/>
    <w:rsid w:val="0B3B655A"/>
    <w:rsid w:val="0B582AA8"/>
    <w:rsid w:val="0B591FDE"/>
    <w:rsid w:val="0B6B5E54"/>
    <w:rsid w:val="0B740FE9"/>
    <w:rsid w:val="0B8DB263"/>
    <w:rsid w:val="0B92A078"/>
    <w:rsid w:val="0BBB62C9"/>
    <w:rsid w:val="0BD9B781"/>
    <w:rsid w:val="0BE78B5F"/>
    <w:rsid w:val="0C28877B"/>
    <w:rsid w:val="0C36106B"/>
    <w:rsid w:val="0C389188"/>
    <w:rsid w:val="0C4D286D"/>
    <w:rsid w:val="0C5478DB"/>
    <w:rsid w:val="0C677A6D"/>
    <w:rsid w:val="0C6889E2"/>
    <w:rsid w:val="0C742D20"/>
    <w:rsid w:val="0C7C0E14"/>
    <w:rsid w:val="0C825906"/>
    <w:rsid w:val="0C9E824B"/>
    <w:rsid w:val="0CA1298D"/>
    <w:rsid w:val="0CB4C6E6"/>
    <w:rsid w:val="0CBE657E"/>
    <w:rsid w:val="0CC0334B"/>
    <w:rsid w:val="0CC0B8D0"/>
    <w:rsid w:val="0D19F36A"/>
    <w:rsid w:val="0D4107DA"/>
    <w:rsid w:val="0D4424A1"/>
    <w:rsid w:val="0D47411B"/>
    <w:rsid w:val="0D54A42B"/>
    <w:rsid w:val="0D6D314B"/>
    <w:rsid w:val="0D6E488E"/>
    <w:rsid w:val="0D74FDDE"/>
    <w:rsid w:val="0D7551E4"/>
    <w:rsid w:val="0D81238B"/>
    <w:rsid w:val="0D8679C3"/>
    <w:rsid w:val="0D93A4A4"/>
    <w:rsid w:val="0DA0C37E"/>
    <w:rsid w:val="0DB498D7"/>
    <w:rsid w:val="0DFE3F0D"/>
    <w:rsid w:val="0E0A9F5E"/>
    <w:rsid w:val="0E286231"/>
    <w:rsid w:val="0E43C9D7"/>
    <w:rsid w:val="0E48CFD6"/>
    <w:rsid w:val="0E5DDCE3"/>
    <w:rsid w:val="0E63A36B"/>
    <w:rsid w:val="0E6C314B"/>
    <w:rsid w:val="0E6D8AB9"/>
    <w:rsid w:val="0E991B26"/>
    <w:rsid w:val="0EA9CF6F"/>
    <w:rsid w:val="0EBD2027"/>
    <w:rsid w:val="0EBD60BD"/>
    <w:rsid w:val="0ECAA01C"/>
    <w:rsid w:val="0EDBFDDA"/>
    <w:rsid w:val="0EDD44E9"/>
    <w:rsid w:val="0EE3DB33"/>
    <w:rsid w:val="0EE641FE"/>
    <w:rsid w:val="0EECE39E"/>
    <w:rsid w:val="0F201E06"/>
    <w:rsid w:val="0F7B7310"/>
    <w:rsid w:val="0F9BB013"/>
    <w:rsid w:val="0FC05945"/>
    <w:rsid w:val="0FDA21C2"/>
    <w:rsid w:val="0FE2B3BC"/>
    <w:rsid w:val="0FE83883"/>
    <w:rsid w:val="0FF3C4FC"/>
    <w:rsid w:val="100B5832"/>
    <w:rsid w:val="101DBB14"/>
    <w:rsid w:val="10248DB9"/>
    <w:rsid w:val="10255458"/>
    <w:rsid w:val="10429834"/>
    <w:rsid w:val="1050C5D3"/>
    <w:rsid w:val="105D70DB"/>
    <w:rsid w:val="10653078"/>
    <w:rsid w:val="1075A987"/>
    <w:rsid w:val="107CC608"/>
    <w:rsid w:val="108D832E"/>
    <w:rsid w:val="10ACFEFD"/>
    <w:rsid w:val="10CCBB2C"/>
    <w:rsid w:val="10D0569C"/>
    <w:rsid w:val="10E094F1"/>
    <w:rsid w:val="10F465D5"/>
    <w:rsid w:val="111DF5D2"/>
    <w:rsid w:val="1142E286"/>
    <w:rsid w:val="11467DFF"/>
    <w:rsid w:val="11757B99"/>
    <w:rsid w:val="117F85F1"/>
    <w:rsid w:val="118A9833"/>
    <w:rsid w:val="118B912B"/>
    <w:rsid w:val="11982DC7"/>
    <w:rsid w:val="11AB6A3C"/>
    <w:rsid w:val="122E91FA"/>
    <w:rsid w:val="124534E5"/>
    <w:rsid w:val="12495FC6"/>
    <w:rsid w:val="124F3051"/>
    <w:rsid w:val="1261B8A8"/>
    <w:rsid w:val="1277180C"/>
    <w:rsid w:val="12787206"/>
    <w:rsid w:val="12CD3FCC"/>
    <w:rsid w:val="12DED69A"/>
    <w:rsid w:val="131524D0"/>
    <w:rsid w:val="131EDABF"/>
    <w:rsid w:val="1356FFEE"/>
    <w:rsid w:val="137BB649"/>
    <w:rsid w:val="13829DF9"/>
    <w:rsid w:val="138DF030"/>
    <w:rsid w:val="13B68106"/>
    <w:rsid w:val="13CCD332"/>
    <w:rsid w:val="13E5A192"/>
    <w:rsid w:val="13EF08BA"/>
    <w:rsid w:val="13EFE892"/>
    <w:rsid w:val="1402066B"/>
    <w:rsid w:val="141268B9"/>
    <w:rsid w:val="1443B038"/>
    <w:rsid w:val="14577EE2"/>
    <w:rsid w:val="14689CF1"/>
    <w:rsid w:val="1472F7A0"/>
    <w:rsid w:val="147C7903"/>
    <w:rsid w:val="14A30A61"/>
    <w:rsid w:val="14A6D871"/>
    <w:rsid w:val="14B37B7D"/>
    <w:rsid w:val="14B58C9B"/>
    <w:rsid w:val="14B593A1"/>
    <w:rsid w:val="14D2AC63"/>
    <w:rsid w:val="14EBD2D6"/>
    <w:rsid w:val="1507DCC5"/>
    <w:rsid w:val="153B8A67"/>
    <w:rsid w:val="154916F6"/>
    <w:rsid w:val="15915024"/>
    <w:rsid w:val="15A1A75F"/>
    <w:rsid w:val="15D018E0"/>
    <w:rsid w:val="15D6ADCA"/>
    <w:rsid w:val="15F30A79"/>
    <w:rsid w:val="15F4C65D"/>
    <w:rsid w:val="15F6D381"/>
    <w:rsid w:val="15F8FEDF"/>
    <w:rsid w:val="15FF0170"/>
    <w:rsid w:val="1615E16B"/>
    <w:rsid w:val="164374DF"/>
    <w:rsid w:val="164EA35F"/>
    <w:rsid w:val="166890CA"/>
    <w:rsid w:val="1680370B"/>
    <w:rsid w:val="168B5A6C"/>
    <w:rsid w:val="169278E9"/>
    <w:rsid w:val="169BB2C6"/>
    <w:rsid w:val="16BAFA26"/>
    <w:rsid w:val="16E9BB22"/>
    <w:rsid w:val="16EA9C0E"/>
    <w:rsid w:val="16F92AE2"/>
    <w:rsid w:val="170A4FC4"/>
    <w:rsid w:val="17374641"/>
    <w:rsid w:val="174B6E9E"/>
    <w:rsid w:val="17617709"/>
    <w:rsid w:val="179F04C6"/>
    <w:rsid w:val="17A780E9"/>
    <w:rsid w:val="17AC02FD"/>
    <w:rsid w:val="17B1FED9"/>
    <w:rsid w:val="17B72F28"/>
    <w:rsid w:val="17C9C5E0"/>
    <w:rsid w:val="17D2AAF0"/>
    <w:rsid w:val="17DF2DEC"/>
    <w:rsid w:val="17E43A9A"/>
    <w:rsid w:val="1802731E"/>
    <w:rsid w:val="18172EC2"/>
    <w:rsid w:val="1831C08C"/>
    <w:rsid w:val="185368A3"/>
    <w:rsid w:val="1855A97C"/>
    <w:rsid w:val="1855D6CC"/>
    <w:rsid w:val="188C9BAE"/>
    <w:rsid w:val="1894BF74"/>
    <w:rsid w:val="18A4C9A4"/>
    <w:rsid w:val="18B1822D"/>
    <w:rsid w:val="18B660D8"/>
    <w:rsid w:val="18C7F27C"/>
    <w:rsid w:val="18CFB159"/>
    <w:rsid w:val="190D45AE"/>
    <w:rsid w:val="19146FA4"/>
    <w:rsid w:val="19326C91"/>
    <w:rsid w:val="1950FF3A"/>
    <w:rsid w:val="1958112D"/>
    <w:rsid w:val="195D83F3"/>
    <w:rsid w:val="198583B5"/>
    <w:rsid w:val="199D4587"/>
    <w:rsid w:val="199DE329"/>
    <w:rsid w:val="19BECFFC"/>
    <w:rsid w:val="19BF0D92"/>
    <w:rsid w:val="19C5AE61"/>
    <w:rsid w:val="19FF4FEF"/>
    <w:rsid w:val="19FF97CA"/>
    <w:rsid w:val="1A068049"/>
    <w:rsid w:val="1A147A3D"/>
    <w:rsid w:val="1A4950BC"/>
    <w:rsid w:val="1A879918"/>
    <w:rsid w:val="1A94C387"/>
    <w:rsid w:val="1A9584BF"/>
    <w:rsid w:val="1AA74300"/>
    <w:rsid w:val="1ABE909F"/>
    <w:rsid w:val="1ACDB979"/>
    <w:rsid w:val="1AD22450"/>
    <w:rsid w:val="1B06CA2A"/>
    <w:rsid w:val="1B082021"/>
    <w:rsid w:val="1B167A78"/>
    <w:rsid w:val="1B26DAF8"/>
    <w:rsid w:val="1B3A13EE"/>
    <w:rsid w:val="1B42A848"/>
    <w:rsid w:val="1B42CD0E"/>
    <w:rsid w:val="1B51D28A"/>
    <w:rsid w:val="1B587A55"/>
    <w:rsid w:val="1B5D1054"/>
    <w:rsid w:val="1B66289D"/>
    <w:rsid w:val="1B671261"/>
    <w:rsid w:val="1BB92172"/>
    <w:rsid w:val="1BBDD7D3"/>
    <w:rsid w:val="1BC19AE2"/>
    <w:rsid w:val="1BC43723"/>
    <w:rsid w:val="1BC8B8BE"/>
    <w:rsid w:val="1BD84CF3"/>
    <w:rsid w:val="1BF80E40"/>
    <w:rsid w:val="1C5413BA"/>
    <w:rsid w:val="1C756FA7"/>
    <w:rsid w:val="1C7C536A"/>
    <w:rsid w:val="1C8BAAED"/>
    <w:rsid w:val="1C974C4D"/>
    <w:rsid w:val="1CAD89D0"/>
    <w:rsid w:val="1CAF2A6B"/>
    <w:rsid w:val="1CB02231"/>
    <w:rsid w:val="1CB12646"/>
    <w:rsid w:val="1CBB5C37"/>
    <w:rsid w:val="1CE7904B"/>
    <w:rsid w:val="1CF19498"/>
    <w:rsid w:val="1D12F460"/>
    <w:rsid w:val="1D1A16E7"/>
    <w:rsid w:val="1D2AED2D"/>
    <w:rsid w:val="1D6C177C"/>
    <w:rsid w:val="1D706F1B"/>
    <w:rsid w:val="1D814575"/>
    <w:rsid w:val="1D858957"/>
    <w:rsid w:val="1D8EA7D8"/>
    <w:rsid w:val="1DB67B91"/>
    <w:rsid w:val="1DD0FB67"/>
    <w:rsid w:val="1DD7ECCD"/>
    <w:rsid w:val="1DE95781"/>
    <w:rsid w:val="1E054EBE"/>
    <w:rsid w:val="1E167696"/>
    <w:rsid w:val="1E170154"/>
    <w:rsid w:val="1E459881"/>
    <w:rsid w:val="1E518C07"/>
    <w:rsid w:val="1F081276"/>
    <w:rsid w:val="1F0D8BD4"/>
    <w:rsid w:val="1F12BD1C"/>
    <w:rsid w:val="1F23CEAB"/>
    <w:rsid w:val="1F33162B"/>
    <w:rsid w:val="1F707391"/>
    <w:rsid w:val="1F90BB4F"/>
    <w:rsid w:val="1FC1B153"/>
    <w:rsid w:val="1FE546E2"/>
    <w:rsid w:val="2002AFFB"/>
    <w:rsid w:val="2004E255"/>
    <w:rsid w:val="20392404"/>
    <w:rsid w:val="203A0643"/>
    <w:rsid w:val="20551C78"/>
    <w:rsid w:val="20588ED2"/>
    <w:rsid w:val="2059583F"/>
    <w:rsid w:val="205F5983"/>
    <w:rsid w:val="208CA71D"/>
    <w:rsid w:val="20B263D2"/>
    <w:rsid w:val="20C178FC"/>
    <w:rsid w:val="20D02F8C"/>
    <w:rsid w:val="20D45850"/>
    <w:rsid w:val="20DF12EE"/>
    <w:rsid w:val="20E0C3FB"/>
    <w:rsid w:val="20E2224E"/>
    <w:rsid w:val="210F61B3"/>
    <w:rsid w:val="2139E7A4"/>
    <w:rsid w:val="2142AC5A"/>
    <w:rsid w:val="21448B60"/>
    <w:rsid w:val="21470404"/>
    <w:rsid w:val="2150C119"/>
    <w:rsid w:val="216A4A84"/>
    <w:rsid w:val="21810266"/>
    <w:rsid w:val="219A2A3A"/>
    <w:rsid w:val="21CBAE15"/>
    <w:rsid w:val="21CC280C"/>
    <w:rsid w:val="21DE8D60"/>
    <w:rsid w:val="221C6120"/>
    <w:rsid w:val="221E82DD"/>
    <w:rsid w:val="2225A4CB"/>
    <w:rsid w:val="2246406C"/>
    <w:rsid w:val="22564942"/>
    <w:rsid w:val="225F0B0F"/>
    <w:rsid w:val="226CBA4B"/>
    <w:rsid w:val="2274A6DB"/>
    <w:rsid w:val="2275F453"/>
    <w:rsid w:val="22873E9E"/>
    <w:rsid w:val="2294D798"/>
    <w:rsid w:val="22A0A69E"/>
    <w:rsid w:val="22BFD90C"/>
    <w:rsid w:val="22D1F448"/>
    <w:rsid w:val="22E0B45E"/>
    <w:rsid w:val="23054EFE"/>
    <w:rsid w:val="23255D40"/>
    <w:rsid w:val="2335D08C"/>
    <w:rsid w:val="2342498C"/>
    <w:rsid w:val="23434B2E"/>
    <w:rsid w:val="23843C18"/>
    <w:rsid w:val="239BF74C"/>
    <w:rsid w:val="23A5F07B"/>
    <w:rsid w:val="23C8F5D7"/>
    <w:rsid w:val="23E556B6"/>
    <w:rsid w:val="2415FE9E"/>
    <w:rsid w:val="241E66B2"/>
    <w:rsid w:val="24220A50"/>
    <w:rsid w:val="24291135"/>
    <w:rsid w:val="24388DAB"/>
    <w:rsid w:val="24445DD7"/>
    <w:rsid w:val="24482B6D"/>
    <w:rsid w:val="24587884"/>
    <w:rsid w:val="2467B4A5"/>
    <w:rsid w:val="24B917C8"/>
    <w:rsid w:val="24B9EC71"/>
    <w:rsid w:val="25109D58"/>
    <w:rsid w:val="251FA517"/>
    <w:rsid w:val="2577D7E1"/>
    <w:rsid w:val="2589882C"/>
    <w:rsid w:val="2595BE12"/>
    <w:rsid w:val="25976C14"/>
    <w:rsid w:val="25AC2601"/>
    <w:rsid w:val="25AECB72"/>
    <w:rsid w:val="25B1585D"/>
    <w:rsid w:val="25B20608"/>
    <w:rsid w:val="25BC5050"/>
    <w:rsid w:val="25DCBA39"/>
    <w:rsid w:val="25EE937E"/>
    <w:rsid w:val="260CC069"/>
    <w:rsid w:val="261A93DF"/>
    <w:rsid w:val="263ED9AA"/>
    <w:rsid w:val="26535D57"/>
    <w:rsid w:val="2658565D"/>
    <w:rsid w:val="2659A4CE"/>
    <w:rsid w:val="266AFB82"/>
    <w:rsid w:val="266B84A7"/>
    <w:rsid w:val="26A62F22"/>
    <w:rsid w:val="26AD987D"/>
    <w:rsid w:val="26B3FF68"/>
    <w:rsid w:val="26B4B9D1"/>
    <w:rsid w:val="26CADAEC"/>
    <w:rsid w:val="26D2F078"/>
    <w:rsid w:val="26E31589"/>
    <w:rsid w:val="26FBE656"/>
    <w:rsid w:val="2713E4B2"/>
    <w:rsid w:val="273323CD"/>
    <w:rsid w:val="2735C121"/>
    <w:rsid w:val="274692A3"/>
    <w:rsid w:val="27556C92"/>
    <w:rsid w:val="27642C8A"/>
    <w:rsid w:val="276FFAD2"/>
    <w:rsid w:val="27708564"/>
    <w:rsid w:val="277C6B64"/>
    <w:rsid w:val="278A60D6"/>
    <w:rsid w:val="279FA6A6"/>
    <w:rsid w:val="27C9E516"/>
    <w:rsid w:val="27E15C27"/>
    <w:rsid w:val="283D75A7"/>
    <w:rsid w:val="284F12B3"/>
    <w:rsid w:val="284F2C51"/>
    <w:rsid w:val="2855FD2F"/>
    <w:rsid w:val="28610884"/>
    <w:rsid w:val="2891AD33"/>
    <w:rsid w:val="28A9677B"/>
    <w:rsid w:val="28B59A7C"/>
    <w:rsid w:val="28B7B870"/>
    <w:rsid w:val="28C10A1E"/>
    <w:rsid w:val="28C52C10"/>
    <w:rsid w:val="28DB5ED5"/>
    <w:rsid w:val="28FCD3FA"/>
    <w:rsid w:val="28FD7F98"/>
    <w:rsid w:val="2900AD3F"/>
    <w:rsid w:val="29265640"/>
    <w:rsid w:val="29523BC2"/>
    <w:rsid w:val="29771AD0"/>
    <w:rsid w:val="2978BC47"/>
    <w:rsid w:val="298451AB"/>
    <w:rsid w:val="29949940"/>
    <w:rsid w:val="29DF1636"/>
    <w:rsid w:val="2A14F07E"/>
    <w:rsid w:val="2A24AB7D"/>
    <w:rsid w:val="2A37EE40"/>
    <w:rsid w:val="2A4B9CB5"/>
    <w:rsid w:val="2A6B0C8D"/>
    <w:rsid w:val="2A9EF2AB"/>
    <w:rsid w:val="2AA0913B"/>
    <w:rsid w:val="2ACC0481"/>
    <w:rsid w:val="2AD0148A"/>
    <w:rsid w:val="2ADDE419"/>
    <w:rsid w:val="2AF5D910"/>
    <w:rsid w:val="2B042233"/>
    <w:rsid w:val="2B2D6660"/>
    <w:rsid w:val="2B31E6FC"/>
    <w:rsid w:val="2B60507D"/>
    <w:rsid w:val="2B73B30D"/>
    <w:rsid w:val="2B765B96"/>
    <w:rsid w:val="2B8130AC"/>
    <w:rsid w:val="2B866897"/>
    <w:rsid w:val="2B94A0B8"/>
    <w:rsid w:val="2BB292C3"/>
    <w:rsid w:val="2BE9F261"/>
    <w:rsid w:val="2BEF2A7D"/>
    <w:rsid w:val="2C02BCA6"/>
    <w:rsid w:val="2C081460"/>
    <w:rsid w:val="2C377F04"/>
    <w:rsid w:val="2C4EA95C"/>
    <w:rsid w:val="2C596381"/>
    <w:rsid w:val="2CBC2602"/>
    <w:rsid w:val="2CC4C5C3"/>
    <w:rsid w:val="2CC82EA8"/>
    <w:rsid w:val="2CEE1426"/>
    <w:rsid w:val="2D145D01"/>
    <w:rsid w:val="2D191C10"/>
    <w:rsid w:val="2D1FB2FE"/>
    <w:rsid w:val="2D21A7F0"/>
    <w:rsid w:val="2D2F3D16"/>
    <w:rsid w:val="2D3664B2"/>
    <w:rsid w:val="2D3867F1"/>
    <w:rsid w:val="2D3F3DA3"/>
    <w:rsid w:val="2D5CB99D"/>
    <w:rsid w:val="2D8AEBEB"/>
    <w:rsid w:val="2D94846E"/>
    <w:rsid w:val="2D95A165"/>
    <w:rsid w:val="2D9F8FAF"/>
    <w:rsid w:val="2DC0DD06"/>
    <w:rsid w:val="2DC301DA"/>
    <w:rsid w:val="2DC38920"/>
    <w:rsid w:val="2DFC65F5"/>
    <w:rsid w:val="2E0028DC"/>
    <w:rsid w:val="2E01E1AF"/>
    <w:rsid w:val="2E078BD2"/>
    <w:rsid w:val="2E0E1FEB"/>
    <w:rsid w:val="2E19F9FE"/>
    <w:rsid w:val="2E1C970E"/>
    <w:rsid w:val="2E47A3BC"/>
    <w:rsid w:val="2E644E21"/>
    <w:rsid w:val="2E749E2E"/>
    <w:rsid w:val="2E79245B"/>
    <w:rsid w:val="2E7DBE8E"/>
    <w:rsid w:val="2EA28FE1"/>
    <w:rsid w:val="2EC32BDB"/>
    <w:rsid w:val="2EF2E35C"/>
    <w:rsid w:val="2EF39FC3"/>
    <w:rsid w:val="2F1C8DFF"/>
    <w:rsid w:val="2F202FB7"/>
    <w:rsid w:val="2F3BC2AF"/>
    <w:rsid w:val="2F9A6EA5"/>
    <w:rsid w:val="2FB56D21"/>
    <w:rsid w:val="2FBD6394"/>
    <w:rsid w:val="2FC120E9"/>
    <w:rsid w:val="2FCF1786"/>
    <w:rsid w:val="2FF6F912"/>
    <w:rsid w:val="2FF973D1"/>
    <w:rsid w:val="2FFCA317"/>
    <w:rsid w:val="2FFF3281"/>
    <w:rsid w:val="300F328E"/>
    <w:rsid w:val="300FCB8A"/>
    <w:rsid w:val="301214D7"/>
    <w:rsid w:val="30147C55"/>
    <w:rsid w:val="301C8514"/>
    <w:rsid w:val="304FAA43"/>
    <w:rsid w:val="3087247C"/>
    <w:rsid w:val="30876862"/>
    <w:rsid w:val="30AF3287"/>
    <w:rsid w:val="30C066E8"/>
    <w:rsid w:val="30C74236"/>
    <w:rsid w:val="30F7225A"/>
    <w:rsid w:val="31245101"/>
    <w:rsid w:val="3135BD89"/>
    <w:rsid w:val="31428B6B"/>
    <w:rsid w:val="315161F8"/>
    <w:rsid w:val="3169EE87"/>
    <w:rsid w:val="316C6F8D"/>
    <w:rsid w:val="317E5B00"/>
    <w:rsid w:val="31AB07A4"/>
    <w:rsid w:val="31B6B09C"/>
    <w:rsid w:val="31CA344D"/>
    <w:rsid w:val="31E35A2B"/>
    <w:rsid w:val="3211AD1E"/>
    <w:rsid w:val="3216A352"/>
    <w:rsid w:val="3218CF44"/>
    <w:rsid w:val="3237AC4B"/>
    <w:rsid w:val="32390A85"/>
    <w:rsid w:val="323E629F"/>
    <w:rsid w:val="3244F109"/>
    <w:rsid w:val="3255999E"/>
    <w:rsid w:val="3262378F"/>
    <w:rsid w:val="3269F60B"/>
    <w:rsid w:val="3270BFD7"/>
    <w:rsid w:val="328D714E"/>
    <w:rsid w:val="3290608F"/>
    <w:rsid w:val="3299B43E"/>
    <w:rsid w:val="32AEF647"/>
    <w:rsid w:val="32B9C979"/>
    <w:rsid w:val="32C850BE"/>
    <w:rsid w:val="32EAAAFF"/>
    <w:rsid w:val="32F3E8EB"/>
    <w:rsid w:val="331446A6"/>
    <w:rsid w:val="333E444C"/>
    <w:rsid w:val="3348E0B1"/>
    <w:rsid w:val="335916DC"/>
    <w:rsid w:val="335929D2"/>
    <w:rsid w:val="33B1C82F"/>
    <w:rsid w:val="33B2E9C4"/>
    <w:rsid w:val="33BF483E"/>
    <w:rsid w:val="33D52B4B"/>
    <w:rsid w:val="33D9D492"/>
    <w:rsid w:val="33EC8DCF"/>
    <w:rsid w:val="34324DB3"/>
    <w:rsid w:val="34326F17"/>
    <w:rsid w:val="3449F06F"/>
    <w:rsid w:val="349D4905"/>
    <w:rsid w:val="34A70065"/>
    <w:rsid w:val="34D898F7"/>
    <w:rsid w:val="35009B0B"/>
    <w:rsid w:val="35395030"/>
    <w:rsid w:val="357E453A"/>
    <w:rsid w:val="35A5A9E8"/>
    <w:rsid w:val="35A8853F"/>
    <w:rsid w:val="35B358AC"/>
    <w:rsid w:val="35DCFC36"/>
    <w:rsid w:val="35E164D2"/>
    <w:rsid w:val="35EC3C5C"/>
    <w:rsid w:val="36310C63"/>
    <w:rsid w:val="365116DC"/>
    <w:rsid w:val="365B4812"/>
    <w:rsid w:val="3663503F"/>
    <w:rsid w:val="366D9EB5"/>
    <w:rsid w:val="36717739"/>
    <w:rsid w:val="3678A241"/>
    <w:rsid w:val="36B4406B"/>
    <w:rsid w:val="36B7D2FA"/>
    <w:rsid w:val="36BE2B48"/>
    <w:rsid w:val="36BE5271"/>
    <w:rsid w:val="36D3F527"/>
    <w:rsid w:val="36EFBAE0"/>
    <w:rsid w:val="36F26955"/>
    <w:rsid w:val="3705B080"/>
    <w:rsid w:val="372CB771"/>
    <w:rsid w:val="3743192F"/>
    <w:rsid w:val="374783E0"/>
    <w:rsid w:val="374B5058"/>
    <w:rsid w:val="375EA806"/>
    <w:rsid w:val="37667EEC"/>
    <w:rsid w:val="37682BC7"/>
    <w:rsid w:val="376B41B6"/>
    <w:rsid w:val="3787B586"/>
    <w:rsid w:val="37A5B8C3"/>
    <w:rsid w:val="37AE4C3C"/>
    <w:rsid w:val="37C19BAD"/>
    <w:rsid w:val="37D59C6F"/>
    <w:rsid w:val="37E0089D"/>
    <w:rsid w:val="37E566B7"/>
    <w:rsid w:val="38033345"/>
    <w:rsid w:val="3807C388"/>
    <w:rsid w:val="3810E6E9"/>
    <w:rsid w:val="38214BFC"/>
    <w:rsid w:val="382BB768"/>
    <w:rsid w:val="38349B23"/>
    <w:rsid w:val="387B600D"/>
    <w:rsid w:val="3884A8AF"/>
    <w:rsid w:val="389701D5"/>
    <w:rsid w:val="38A6EFF1"/>
    <w:rsid w:val="38AE30AB"/>
    <w:rsid w:val="38B36D1A"/>
    <w:rsid w:val="38BD18E8"/>
    <w:rsid w:val="38D4C5CB"/>
    <w:rsid w:val="38DDB4CC"/>
    <w:rsid w:val="38E545B9"/>
    <w:rsid w:val="38E5484A"/>
    <w:rsid w:val="38FF8392"/>
    <w:rsid w:val="39263E53"/>
    <w:rsid w:val="39335EB2"/>
    <w:rsid w:val="39458E09"/>
    <w:rsid w:val="39552372"/>
    <w:rsid w:val="3961A05D"/>
    <w:rsid w:val="396FC9C1"/>
    <w:rsid w:val="39819393"/>
    <w:rsid w:val="39A90E16"/>
    <w:rsid w:val="39C1F128"/>
    <w:rsid w:val="39CCA289"/>
    <w:rsid w:val="39D464FC"/>
    <w:rsid w:val="3A05F540"/>
    <w:rsid w:val="3A180286"/>
    <w:rsid w:val="3A20C565"/>
    <w:rsid w:val="3A242D4D"/>
    <w:rsid w:val="3A61A8EE"/>
    <w:rsid w:val="3A64828D"/>
    <w:rsid w:val="3A7BB7A8"/>
    <w:rsid w:val="3A7C2866"/>
    <w:rsid w:val="3A9434A2"/>
    <w:rsid w:val="3ACA0943"/>
    <w:rsid w:val="3AD7CF56"/>
    <w:rsid w:val="3ADE38AA"/>
    <w:rsid w:val="3AFA5596"/>
    <w:rsid w:val="3AFC00A8"/>
    <w:rsid w:val="3B09D65D"/>
    <w:rsid w:val="3B0D8C31"/>
    <w:rsid w:val="3B105D45"/>
    <w:rsid w:val="3B1E3BE0"/>
    <w:rsid w:val="3B1E726A"/>
    <w:rsid w:val="3B34D345"/>
    <w:rsid w:val="3B395CE9"/>
    <w:rsid w:val="3B52C711"/>
    <w:rsid w:val="3B61A54F"/>
    <w:rsid w:val="3B6972A3"/>
    <w:rsid w:val="3B81791C"/>
    <w:rsid w:val="3B9526A3"/>
    <w:rsid w:val="3B980A7B"/>
    <w:rsid w:val="3BBA63C1"/>
    <w:rsid w:val="3BBD9BD8"/>
    <w:rsid w:val="3BD673EE"/>
    <w:rsid w:val="3BDA112F"/>
    <w:rsid w:val="3BE3E7BC"/>
    <w:rsid w:val="3BEF37E5"/>
    <w:rsid w:val="3BF2F218"/>
    <w:rsid w:val="3BFB063A"/>
    <w:rsid w:val="3BFF18DB"/>
    <w:rsid w:val="3C045F71"/>
    <w:rsid w:val="3C15583B"/>
    <w:rsid w:val="3C2243B0"/>
    <w:rsid w:val="3C391DF9"/>
    <w:rsid w:val="3C3B550E"/>
    <w:rsid w:val="3C5FF5DD"/>
    <w:rsid w:val="3C684910"/>
    <w:rsid w:val="3C8A8645"/>
    <w:rsid w:val="3CA58981"/>
    <w:rsid w:val="3CA6F688"/>
    <w:rsid w:val="3CAE1CC1"/>
    <w:rsid w:val="3CB0364A"/>
    <w:rsid w:val="3CB3A18B"/>
    <w:rsid w:val="3CB56E17"/>
    <w:rsid w:val="3CE10644"/>
    <w:rsid w:val="3CF188AF"/>
    <w:rsid w:val="3CF39CCF"/>
    <w:rsid w:val="3CFAF1E0"/>
    <w:rsid w:val="3D1CBF52"/>
    <w:rsid w:val="3D2CA4E6"/>
    <w:rsid w:val="3D2FBB98"/>
    <w:rsid w:val="3D399588"/>
    <w:rsid w:val="3D4CE932"/>
    <w:rsid w:val="3D64BBF6"/>
    <w:rsid w:val="3D7C1B41"/>
    <w:rsid w:val="3D7F88CA"/>
    <w:rsid w:val="3D898CE1"/>
    <w:rsid w:val="3D9696C5"/>
    <w:rsid w:val="3DB358AC"/>
    <w:rsid w:val="3DB39B1C"/>
    <w:rsid w:val="3DB52A8E"/>
    <w:rsid w:val="3DD616BC"/>
    <w:rsid w:val="3DF56D09"/>
    <w:rsid w:val="3E3A8432"/>
    <w:rsid w:val="3E3E0E91"/>
    <w:rsid w:val="3E55A89A"/>
    <w:rsid w:val="3E6392CA"/>
    <w:rsid w:val="3E8AB88A"/>
    <w:rsid w:val="3E9FB264"/>
    <w:rsid w:val="3EC758A1"/>
    <w:rsid w:val="3ECB51DE"/>
    <w:rsid w:val="3F134E69"/>
    <w:rsid w:val="3F18B5EB"/>
    <w:rsid w:val="3F20E91A"/>
    <w:rsid w:val="3F30321C"/>
    <w:rsid w:val="3F4707AE"/>
    <w:rsid w:val="3F54B06D"/>
    <w:rsid w:val="3F57E7C3"/>
    <w:rsid w:val="3F6461A0"/>
    <w:rsid w:val="3F703215"/>
    <w:rsid w:val="3FC1AAB3"/>
    <w:rsid w:val="3FD073A6"/>
    <w:rsid w:val="3FECD642"/>
    <w:rsid w:val="3FF6E5EA"/>
    <w:rsid w:val="4032EE9B"/>
    <w:rsid w:val="403D18C7"/>
    <w:rsid w:val="4045A97C"/>
    <w:rsid w:val="405C06AD"/>
    <w:rsid w:val="4090358E"/>
    <w:rsid w:val="40B86478"/>
    <w:rsid w:val="40C75406"/>
    <w:rsid w:val="40F6365F"/>
    <w:rsid w:val="40F72073"/>
    <w:rsid w:val="40FB1302"/>
    <w:rsid w:val="41038C82"/>
    <w:rsid w:val="4116C90C"/>
    <w:rsid w:val="41208757"/>
    <w:rsid w:val="412BA860"/>
    <w:rsid w:val="412CCBD2"/>
    <w:rsid w:val="415BEBCA"/>
    <w:rsid w:val="415F4FB5"/>
    <w:rsid w:val="417502E9"/>
    <w:rsid w:val="418A8227"/>
    <w:rsid w:val="41BC83D2"/>
    <w:rsid w:val="41D59E91"/>
    <w:rsid w:val="41F4DC77"/>
    <w:rsid w:val="423AB939"/>
    <w:rsid w:val="425835C9"/>
    <w:rsid w:val="425C710D"/>
    <w:rsid w:val="4294393C"/>
    <w:rsid w:val="42AB9A72"/>
    <w:rsid w:val="42B5C126"/>
    <w:rsid w:val="42B6D7F0"/>
    <w:rsid w:val="42CDD84A"/>
    <w:rsid w:val="4310812E"/>
    <w:rsid w:val="4337BDFF"/>
    <w:rsid w:val="433FAC13"/>
    <w:rsid w:val="434069BA"/>
    <w:rsid w:val="43512C5D"/>
    <w:rsid w:val="436BC37E"/>
    <w:rsid w:val="43839897"/>
    <w:rsid w:val="439483B7"/>
    <w:rsid w:val="4397D9F3"/>
    <w:rsid w:val="43ABFC03"/>
    <w:rsid w:val="43B0F4C8"/>
    <w:rsid w:val="43CB9238"/>
    <w:rsid w:val="441C4019"/>
    <w:rsid w:val="442D26E6"/>
    <w:rsid w:val="444B0562"/>
    <w:rsid w:val="4456759C"/>
    <w:rsid w:val="445FF958"/>
    <w:rsid w:val="446B80A4"/>
    <w:rsid w:val="449E6F5E"/>
    <w:rsid w:val="44AFD16F"/>
    <w:rsid w:val="44EA15E1"/>
    <w:rsid w:val="44ED4811"/>
    <w:rsid w:val="44EE7003"/>
    <w:rsid w:val="44FB4117"/>
    <w:rsid w:val="450A0523"/>
    <w:rsid w:val="450FAC26"/>
    <w:rsid w:val="4511326E"/>
    <w:rsid w:val="452449FA"/>
    <w:rsid w:val="45433029"/>
    <w:rsid w:val="45584928"/>
    <w:rsid w:val="455D26F6"/>
    <w:rsid w:val="4564C918"/>
    <w:rsid w:val="456D52F8"/>
    <w:rsid w:val="457E7A64"/>
    <w:rsid w:val="45B61422"/>
    <w:rsid w:val="45DA3498"/>
    <w:rsid w:val="45E02ACA"/>
    <w:rsid w:val="45FEBE7A"/>
    <w:rsid w:val="46024868"/>
    <w:rsid w:val="46184DE9"/>
    <w:rsid w:val="46471631"/>
    <w:rsid w:val="464EF37E"/>
    <w:rsid w:val="4656AB8A"/>
    <w:rsid w:val="46586581"/>
    <w:rsid w:val="465FB38C"/>
    <w:rsid w:val="466FD4B4"/>
    <w:rsid w:val="46752F82"/>
    <w:rsid w:val="4685D93A"/>
    <w:rsid w:val="46D56532"/>
    <w:rsid w:val="46EA599C"/>
    <w:rsid w:val="46F6A772"/>
    <w:rsid w:val="46FB5080"/>
    <w:rsid w:val="47172827"/>
    <w:rsid w:val="471E9D2A"/>
    <w:rsid w:val="472F5A4A"/>
    <w:rsid w:val="473357F2"/>
    <w:rsid w:val="47435930"/>
    <w:rsid w:val="475277E5"/>
    <w:rsid w:val="476D28C5"/>
    <w:rsid w:val="476FF2CC"/>
    <w:rsid w:val="47728529"/>
    <w:rsid w:val="4784EF36"/>
    <w:rsid w:val="479E0BAC"/>
    <w:rsid w:val="47A496CF"/>
    <w:rsid w:val="47B4B24A"/>
    <w:rsid w:val="47D94851"/>
    <w:rsid w:val="47DBC3F1"/>
    <w:rsid w:val="480D4EE0"/>
    <w:rsid w:val="481D7FD9"/>
    <w:rsid w:val="48311F06"/>
    <w:rsid w:val="4843E99D"/>
    <w:rsid w:val="484CB314"/>
    <w:rsid w:val="4850D059"/>
    <w:rsid w:val="48517777"/>
    <w:rsid w:val="48526FFF"/>
    <w:rsid w:val="489E5F10"/>
    <w:rsid w:val="48AA046A"/>
    <w:rsid w:val="48AE7C20"/>
    <w:rsid w:val="48BCBA16"/>
    <w:rsid w:val="48F4F39E"/>
    <w:rsid w:val="48F67107"/>
    <w:rsid w:val="48FF535E"/>
    <w:rsid w:val="4904EFFC"/>
    <w:rsid w:val="4911986B"/>
    <w:rsid w:val="494AF708"/>
    <w:rsid w:val="496D660F"/>
    <w:rsid w:val="496EFBA4"/>
    <w:rsid w:val="49760A5C"/>
    <w:rsid w:val="49784EFA"/>
    <w:rsid w:val="49934496"/>
    <w:rsid w:val="49AFF4B3"/>
    <w:rsid w:val="49E408A7"/>
    <w:rsid w:val="4A1FC2DE"/>
    <w:rsid w:val="4A339698"/>
    <w:rsid w:val="4A5F32E5"/>
    <w:rsid w:val="4A7AF5E5"/>
    <w:rsid w:val="4A8DB205"/>
    <w:rsid w:val="4ABFBDE3"/>
    <w:rsid w:val="4AC93A28"/>
    <w:rsid w:val="4AECC091"/>
    <w:rsid w:val="4B07475E"/>
    <w:rsid w:val="4B32910E"/>
    <w:rsid w:val="4B676A95"/>
    <w:rsid w:val="4BA09715"/>
    <w:rsid w:val="4BA8BF26"/>
    <w:rsid w:val="4BF5430D"/>
    <w:rsid w:val="4C1702B3"/>
    <w:rsid w:val="4C2D59CC"/>
    <w:rsid w:val="4C325CB8"/>
    <w:rsid w:val="4C4EB0DC"/>
    <w:rsid w:val="4C58762E"/>
    <w:rsid w:val="4C5A7093"/>
    <w:rsid w:val="4C638990"/>
    <w:rsid w:val="4C63D284"/>
    <w:rsid w:val="4C784DEC"/>
    <w:rsid w:val="4C9D9FF5"/>
    <w:rsid w:val="4CA8899F"/>
    <w:rsid w:val="4CB4FD13"/>
    <w:rsid w:val="4CB7F03C"/>
    <w:rsid w:val="4CD93627"/>
    <w:rsid w:val="4D01FAED"/>
    <w:rsid w:val="4D055E16"/>
    <w:rsid w:val="4D2AE628"/>
    <w:rsid w:val="4D33DF0E"/>
    <w:rsid w:val="4D35A15F"/>
    <w:rsid w:val="4D37459D"/>
    <w:rsid w:val="4D39D43D"/>
    <w:rsid w:val="4D4B7013"/>
    <w:rsid w:val="4D4ECDA0"/>
    <w:rsid w:val="4D5D36B3"/>
    <w:rsid w:val="4D881193"/>
    <w:rsid w:val="4D95BA91"/>
    <w:rsid w:val="4DA19E94"/>
    <w:rsid w:val="4DB1DE01"/>
    <w:rsid w:val="4DC45946"/>
    <w:rsid w:val="4DE1CDCE"/>
    <w:rsid w:val="4E00C050"/>
    <w:rsid w:val="4E1C45C3"/>
    <w:rsid w:val="4E1F9741"/>
    <w:rsid w:val="4E2363E1"/>
    <w:rsid w:val="4E23B3C3"/>
    <w:rsid w:val="4E4EC7A3"/>
    <w:rsid w:val="4E4F9BD9"/>
    <w:rsid w:val="4E518EC8"/>
    <w:rsid w:val="4E55A1C6"/>
    <w:rsid w:val="4E5EEB34"/>
    <w:rsid w:val="4E6F4D77"/>
    <w:rsid w:val="4E908DE5"/>
    <w:rsid w:val="4EA8C75D"/>
    <w:rsid w:val="4ED22387"/>
    <w:rsid w:val="4ED96C9A"/>
    <w:rsid w:val="4EE5B721"/>
    <w:rsid w:val="4EF1EEF4"/>
    <w:rsid w:val="4EF5FD61"/>
    <w:rsid w:val="4EFB379B"/>
    <w:rsid w:val="4F0B0F62"/>
    <w:rsid w:val="4F247D16"/>
    <w:rsid w:val="4F35D761"/>
    <w:rsid w:val="4F634648"/>
    <w:rsid w:val="4F9DF29E"/>
    <w:rsid w:val="4FB44052"/>
    <w:rsid w:val="4FBC8EA1"/>
    <w:rsid w:val="4FD54385"/>
    <w:rsid w:val="4FF6D6BB"/>
    <w:rsid w:val="5004C88A"/>
    <w:rsid w:val="500EADF3"/>
    <w:rsid w:val="50205BEF"/>
    <w:rsid w:val="5026A19D"/>
    <w:rsid w:val="5027633B"/>
    <w:rsid w:val="5034282F"/>
    <w:rsid w:val="50483749"/>
    <w:rsid w:val="50508EEF"/>
    <w:rsid w:val="508242B2"/>
    <w:rsid w:val="5083D8AD"/>
    <w:rsid w:val="50900459"/>
    <w:rsid w:val="509EE4A7"/>
    <w:rsid w:val="50A8F6F4"/>
    <w:rsid w:val="50AAFCE0"/>
    <w:rsid w:val="50CFE369"/>
    <w:rsid w:val="50D1AE7E"/>
    <w:rsid w:val="50E4240C"/>
    <w:rsid w:val="50EC550D"/>
    <w:rsid w:val="50F03B3F"/>
    <w:rsid w:val="51026098"/>
    <w:rsid w:val="51083196"/>
    <w:rsid w:val="510F88D4"/>
    <w:rsid w:val="51127494"/>
    <w:rsid w:val="514D6D5F"/>
    <w:rsid w:val="514DCAC9"/>
    <w:rsid w:val="515805FA"/>
    <w:rsid w:val="517F91BA"/>
    <w:rsid w:val="5186A6F4"/>
    <w:rsid w:val="51918E72"/>
    <w:rsid w:val="519EB458"/>
    <w:rsid w:val="51A50E2C"/>
    <w:rsid w:val="51A6B745"/>
    <w:rsid w:val="51AC467C"/>
    <w:rsid w:val="51AF0EBF"/>
    <w:rsid w:val="51AF97D9"/>
    <w:rsid w:val="51CBACE9"/>
    <w:rsid w:val="51DD7224"/>
    <w:rsid w:val="51FB77C7"/>
    <w:rsid w:val="51FF2136"/>
    <w:rsid w:val="52063170"/>
    <w:rsid w:val="52173937"/>
    <w:rsid w:val="52264DE6"/>
    <w:rsid w:val="5239121E"/>
    <w:rsid w:val="52432063"/>
    <w:rsid w:val="52594840"/>
    <w:rsid w:val="529CF83E"/>
    <w:rsid w:val="52AB632B"/>
    <w:rsid w:val="52BF565F"/>
    <w:rsid w:val="52C290F0"/>
    <w:rsid w:val="52C3AECC"/>
    <w:rsid w:val="52C409EE"/>
    <w:rsid w:val="530311EE"/>
    <w:rsid w:val="5309CB81"/>
    <w:rsid w:val="533F47C4"/>
    <w:rsid w:val="535548BD"/>
    <w:rsid w:val="5357E858"/>
    <w:rsid w:val="536CEA1D"/>
    <w:rsid w:val="537CB2AF"/>
    <w:rsid w:val="539931FA"/>
    <w:rsid w:val="53A11FBF"/>
    <w:rsid w:val="53AE533C"/>
    <w:rsid w:val="53BD9FD4"/>
    <w:rsid w:val="53D3F887"/>
    <w:rsid w:val="53D78452"/>
    <w:rsid w:val="53DDB870"/>
    <w:rsid w:val="53DF90DB"/>
    <w:rsid w:val="53F8DD69"/>
    <w:rsid w:val="53F92AFF"/>
    <w:rsid w:val="540F6AE8"/>
    <w:rsid w:val="5435A6EC"/>
    <w:rsid w:val="54463670"/>
    <w:rsid w:val="54503143"/>
    <w:rsid w:val="54601033"/>
    <w:rsid w:val="548637FA"/>
    <w:rsid w:val="548F0042"/>
    <w:rsid w:val="54A317B5"/>
    <w:rsid w:val="54ABFB04"/>
    <w:rsid w:val="54B0F221"/>
    <w:rsid w:val="54C076D9"/>
    <w:rsid w:val="54D2F922"/>
    <w:rsid w:val="55219A21"/>
    <w:rsid w:val="552C77AF"/>
    <w:rsid w:val="552DDCE8"/>
    <w:rsid w:val="5543A34D"/>
    <w:rsid w:val="555B1B96"/>
    <w:rsid w:val="5560A2F8"/>
    <w:rsid w:val="5561F204"/>
    <w:rsid w:val="55A97564"/>
    <w:rsid w:val="55D211D3"/>
    <w:rsid w:val="55D9CDEC"/>
    <w:rsid w:val="55E40911"/>
    <w:rsid w:val="55EAC396"/>
    <w:rsid w:val="55EEBB0E"/>
    <w:rsid w:val="55F477F2"/>
    <w:rsid w:val="5601F4FE"/>
    <w:rsid w:val="560803B0"/>
    <w:rsid w:val="567A55E6"/>
    <w:rsid w:val="568D597A"/>
    <w:rsid w:val="568DF159"/>
    <w:rsid w:val="56AC685B"/>
    <w:rsid w:val="56C26ED6"/>
    <w:rsid w:val="57044504"/>
    <w:rsid w:val="57118362"/>
    <w:rsid w:val="57135650"/>
    <w:rsid w:val="5720ED19"/>
    <w:rsid w:val="572AFF97"/>
    <w:rsid w:val="572E4158"/>
    <w:rsid w:val="575A25E5"/>
    <w:rsid w:val="5760FCF1"/>
    <w:rsid w:val="576AA8D8"/>
    <w:rsid w:val="577E346D"/>
    <w:rsid w:val="577E5521"/>
    <w:rsid w:val="5786B946"/>
    <w:rsid w:val="578A465A"/>
    <w:rsid w:val="57B57437"/>
    <w:rsid w:val="57F64B7C"/>
    <w:rsid w:val="581E2FA0"/>
    <w:rsid w:val="58353054"/>
    <w:rsid w:val="585240D3"/>
    <w:rsid w:val="585E11F5"/>
    <w:rsid w:val="5879B0BC"/>
    <w:rsid w:val="58B78DF9"/>
    <w:rsid w:val="58C1F589"/>
    <w:rsid w:val="58D3844F"/>
    <w:rsid w:val="58FC611C"/>
    <w:rsid w:val="5919EBA0"/>
    <w:rsid w:val="5932532F"/>
    <w:rsid w:val="59405B7C"/>
    <w:rsid w:val="59472BE3"/>
    <w:rsid w:val="5976848E"/>
    <w:rsid w:val="5987D93E"/>
    <w:rsid w:val="59A96F67"/>
    <w:rsid w:val="59E078B0"/>
    <w:rsid w:val="59F8B0AB"/>
    <w:rsid w:val="5A0068A7"/>
    <w:rsid w:val="5A3645AC"/>
    <w:rsid w:val="5A49F0DC"/>
    <w:rsid w:val="5A5904B2"/>
    <w:rsid w:val="5A72D57C"/>
    <w:rsid w:val="5A7D3C8F"/>
    <w:rsid w:val="5A7D94AC"/>
    <w:rsid w:val="5A7E5A64"/>
    <w:rsid w:val="5A8DD4C3"/>
    <w:rsid w:val="5A9A414B"/>
    <w:rsid w:val="5AC13D0D"/>
    <w:rsid w:val="5ACB5364"/>
    <w:rsid w:val="5AD65679"/>
    <w:rsid w:val="5ADC682C"/>
    <w:rsid w:val="5AEEBBFB"/>
    <w:rsid w:val="5AFF247D"/>
    <w:rsid w:val="5B02E456"/>
    <w:rsid w:val="5B126F36"/>
    <w:rsid w:val="5B155264"/>
    <w:rsid w:val="5B4D406D"/>
    <w:rsid w:val="5B4F126A"/>
    <w:rsid w:val="5B6303A2"/>
    <w:rsid w:val="5B6B5E86"/>
    <w:rsid w:val="5B71E2DC"/>
    <w:rsid w:val="5B750E93"/>
    <w:rsid w:val="5B8E2358"/>
    <w:rsid w:val="5B9191D9"/>
    <w:rsid w:val="5B9EB774"/>
    <w:rsid w:val="5BBB01FD"/>
    <w:rsid w:val="5BCEB590"/>
    <w:rsid w:val="5BEC5941"/>
    <w:rsid w:val="5BEC7872"/>
    <w:rsid w:val="5BF4D255"/>
    <w:rsid w:val="5C15945F"/>
    <w:rsid w:val="5C18607F"/>
    <w:rsid w:val="5C2BE4F9"/>
    <w:rsid w:val="5C3A8B48"/>
    <w:rsid w:val="5C41E2BB"/>
    <w:rsid w:val="5C47D426"/>
    <w:rsid w:val="5C551BD9"/>
    <w:rsid w:val="5C56E632"/>
    <w:rsid w:val="5C582493"/>
    <w:rsid w:val="5C7AE995"/>
    <w:rsid w:val="5C8CEFEB"/>
    <w:rsid w:val="5C941548"/>
    <w:rsid w:val="5C9AA337"/>
    <w:rsid w:val="5CBA287B"/>
    <w:rsid w:val="5CBC8645"/>
    <w:rsid w:val="5CC79703"/>
    <w:rsid w:val="5CD96EAC"/>
    <w:rsid w:val="5CE5D7FC"/>
    <w:rsid w:val="5CF99DBD"/>
    <w:rsid w:val="5CFBD461"/>
    <w:rsid w:val="5D2E966F"/>
    <w:rsid w:val="5D5A36D9"/>
    <w:rsid w:val="5DC6546E"/>
    <w:rsid w:val="5DCB0118"/>
    <w:rsid w:val="5DE2222D"/>
    <w:rsid w:val="5DEDB4C2"/>
    <w:rsid w:val="5DF4F510"/>
    <w:rsid w:val="5E07EB8F"/>
    <w:rsid w:val="5E14651C"/>
    <w:rsid w:val="5E426F23"/>
    <w:rsid w:val="5E6E6371"/>
    <w:rsid w:val="5E9B6C00"/>
    <w:rsid w:val="5EA4BBC9"/>
    <w:rsid w:val="5EA6405E"/>
    <w:rsid w:val="5EA7E655"/>
    <w:rsid w:val="5EB20CC8"/>
    <w:rsid w:val="5ECB7C15"/>
    <w:rsid w:val="5F1B3B8D"/>
    <w:rsid w:val="5F2ADE5E"/>
    <w:rsid w:val="5F50BC94"/>
    <w:rsid w:val="5F50D908"/>
    <w:rsid w:val="5F7A54AF"/>
    <w:rsid w:val="5FC74327"/>
    <w:rsid w:val="5FD18488"/>
    <w:rsid w:val="5FF9120F"/>
    <w:rsid w:val="60049C00"/>
    <w:rsid w:val="601D3945"/>
    <w:rsid w:val="606C5687"/>
    <w:rsid w:val="6076AEFE"/>
    <w:rsid w:val="60807D17"/>
    <w:rsid w:val="609B9DDC"/>
    <w:rsid w:val="609B9EA6"/>
    <w:rsid w:val="60D3F788"/>
    <w:rsid w:val="60E3EBF8"/>
    <w:rsid w:val="60FF38B0"/>
    <w:rsid w:val="613BE782"/>
    <w:rsid w:val="61441D92"/>
    <w:rsid w:val="614B1FFA"/>
    <w:rsid w:val="61543F25"/>
    <w:rsid w:val="618F69B9"/>
    <w:rsid w:val="6196B7C2"/>
    <w:rsid w:val="619ED65D"/>
    <w:rsid w:val="61AF1661"/>
    <w:rsid w:val="61C905DE"/>
    <w:rsid w:val="61CA270B"/>
    <w:rsid w:val="61E8B1B0"/>
    <w:rsid w:val="61EB2E0D"/>
    <w:rsid w:val="61F7D018"/>
    <w:rsid w:val="6200DEF1"/>
    <w:rsid w:val="62284688"/>
    <w:rsid w:val="62499B61"/>
    <w:rsid w:val="62684B12"/>
    <w:rsid w:val="6279B596"/>
    <w:rsid w:val="62878A66"/>
    <w:rsid w:val="62ABDBBD"/>
    <w:rsid w:val="62AE8D0C"/>
    <w:rsid w:val="62F41700"/>
    <w:rsid w:val="62FCC827"/>
    <w:rsid w:val="6304AE2E"/>
    <w:rsid w:val="63061D3E"/>
    <w:rsid w:val="6314DFB8"/>
    <w:rsid w:val="63229F3A"/>
    <w:rsid w:val="633AD6D4"/>
    <w:rsid w:val="6340982D"/>
    <w:rsid w:val="6341D6C0"/>
    <w:rsid w:val="6360EB0E"/>
    <w:rsid w:val="6362FBAE"/>
    <w:rsid w:val="6367FFCF"/>
    <w:rsid w:val="6378AEB6"/>
    <w:rsid w:val="637C8690"/>
    <w:rsid w:val="63ACF5BD"/>
    <w:rsid w:val="63CD7C2D"/>
    <w:rsid w:val="63D86712"/>
    <w:rsid w:val="63E60F99"/>
    <w:rsid w:val="63E6FE5B"/>
    <w:rsid w:val="63F6D676"/>
    <w:rsid w:val="64113A6C"/>
    <w:rsid w:val="641C17A9"/>
    <w:rsid w:val="64403740"/>
    <w:rsid w:val="644CA21D"/>
    <w:rsid w:val="6456AC4B"/>
    <w:rsid w:val="6461DF69"/>
    <w:rsid w:val="6472EC32"/>
    <w:rsid w:val="64767BC5"/>
    <w:rsid w:val="647DB117"/>
    <w:rsid w:val="649366F5"/>
    <w:rsid w:val="64ECBB21"/>
    <w:rsid w:val="64F41CCC"/>
    <w:rsid w:val="64FC906E"/>
    <w:rsid w:val="6507A086"/>
    <w:rsid w:val="65375582"/>
    <w:rsid w:val="653A1F80"/>
    <w:rsid w:val="653B01F4"/>
    <w:rsid w:val="6558171E"/>
    <w:rsid w:val="6558E1F1"/>
    <w:rsid w:val="6561E245"/>
    <w:rsid w:val="65862A04"/>
    <w:rsid w:val="6587A29B"/>
    <w:rsid w:val="65C70F49"/>
    <w:rsid w:val="65CBF59D"/>
    <w:rsid w:val="65CD6477"/>
    <w:rsid w:val="65CD65CF"/>
    <w:rsid w:val="65D12482"/>
    <w:rsid w:val="65FDED7A"/>
    <w:rsid w:val="65FFE24E"/>
    <w:rsid w:val="660BD56B"/>
    <w:rsid w:val="660E1413"/>
    <w:rsid w:val="6619A74A"/>
    <w:rsid w:val="664275E2"/>
    <w:rsid w:val="665AB81B"/>
    <w:rsid w:val="665AE2B3"/>
    <w:rsid w:val="666534D4"/>
    <w:rsid w:val="666C3C82"/>
    <w:rsid w:val="6696F6FE"/>
    <w:rsid w:val="669C9373"/>
    <w:rsid w:val="66DE190D"/>
    <w:rsid w:val="66E15F98"/>
    <w:rsid w:val="66E4A6A7"/>
    <w:rsid w:val="66F3E397"/>
    <w:rsid w:val="66FCA4C9"/>
    <w:rsid w:val="66FD8A7D"/>
    <w:rsid w:val="67037FB4"/>
    <w:rsid w:val="6716FA45"/>
    <w:rsid w:val="6745E0FC"/>
    <w:rsid w:val="674683D7"/>
    <w:rsid w:val="6748A755"/>
    <w:rsid w:val="67615C61"/>
    <w:rsid w:val="678F9FD2"/>
    <w:rsid w:val="67998721"/>
    <w:rsid w:val="67C8C332"/>
    <w:rsid w:val="67C9FB9F"/>
    <w:rsid w:val="681E7B6E"/>
    <w:rsid w:val="681F1A2E"/>
    <w:rsid w:val="6832CBD4"/>
    <w:rsid w:val="6848A2E1"/>
    <w:rsid w:val="684EBFAE"/>
    <w:rsid w:val="685763AC"/>
    <w:rsid w:val="686CA873"/>
    <w:rsid w:val="6898876C"/>
    <w:rsid w:val="68A4DCFD"/>
    <w:rsid w:val="68C527BD"/>
    <w:rsid w:val="68CD650E"/>
    <w:rsid w:val="68DC0EF0"/>
    <w:rsid w:val="68ED0B56"/>
    <w:rsid w:val="68F8F40B"/>
    <w:rsid w:val="6923F89C"/>
    <w:rsid w:val="6946C7B4"/>
    <w:rsid w:val="699F8382"/>
    <w:rsid w:val="69ABD419"/>
    <w:rsid w:val="69ACFABF"/>
    <w:rsid w:val="69D6D8BD"/>
    <w:rsid w:val="69DFD2A1"/>
    <w:rsid w:val="6A0EB3E9"/>
    <w:rsid w:val="6A1338FB"/>
    <w:rsid w:val="6A1CD69A"/>
    <w:rsid w:val="6A297EA0"/>
    <w:rsid w:val="6A2BF06F"/>
    <w:rsid w:val="6A396866"/>
    <w:rsid w:val="6A3CC7F2"/>
    <w:rsid w:val="6A46B6CF"/>
    <w:rsid w:val="6A522E01"/>
    <w:rsid w:val="6A615161"/>
    <w:rsid w:val="6A9C06C3"/>
    <w:rsid w:val="6AB29DFC"/>
    <w:rsid w:val="6ACD3457"/>
    <w:rsid w:val="6ADA908E"/>
    <w:rsid w:val="6AE5B1A4"/>
    <w:rsid w:val="6B12F9A6"/>
    <w:rsid w:val="6B191572"/>
    <w:rsid w:val="6B1CDF92"/>
    <w:rsid w:val="6B2EFAC1"/>
    <w:rsid w:val="6B56D30A"/>
    <w:rsid w:val="6B65C0CC"/>
    <w:rsid w:val="6B6872C4"/>
    <w:rsid w:val="6B7924C6"/>
    <w:rsid w:val="6B800D1D"/>
    <w:rsid w:val="6BA5FF4C"/>
    <w:rsid w:val="6BB13EA9"/>
    <w:rsid w:val="6BB47E8B"/>
    <w:rsid w:val="6BCE8956"/>
    <w:rsid w:val="6C05C4DB"/>
    <w:rsid w:val="6C08B8D0"/>
    <w:rsid w:val="6C17E497"/>
    <w:rsid w:val="6C1D3AF1"/>
    <w:rsid w:val="6C3A6470"/>
    <w:rsid w:val="6C4A56EA"/>
    <w:rsid w:val="6C4AD6AF"/>
    <w:rsid w:val="6C52FE18"/>
    <w:rsid w:val="6C549911"/>
    <w:rsid w:val="6C859E8D"/>
    <w:rsid w:val="6C978F97"/>
    <w:rsid w:val="6C9FD604"/>
    <w:rsid w:val="6CC3606A"/>
    <w:rsid w:val="6CC64AED"/>
    <w:rsid w:val="6CC7D247"/>
    <w:rsid w:val="6CD96734"/>
    <w:rsid w:val="6CF17735"/>
    <w:rsid w:val="6D1143C5"/>
    <w:rsid w:val="6D167B6B"/>
    <w:rsid w:val="6D2DC9FF"/>
    <w:rsid w:val="6D2E002E"/>
    <w:rsid w:val="6D3CE725"/>
    <w:rsid w:val="6D71A37E"/>
    <w:rsid w:val="6D79C7EB"/>
    <w:rsid w:val="6D83AE29"/>
    <w:rsid w:val="6D83FB4E"/>
    <w:rsid w:val="6D94CFB6"/>
    <w:rsid w:val="6D98E73E"/>
    <w:rsid w:val="6D992659"/>
    <w:rsid w:val="6DA0D33F"/>
    <w:rsid w:val="6DA62F08"/>
    <w:rsid w:val="6DC45368"/>
    <w:rsid w:val="6DCBA5B3"/>
    <w:rsid w:val="6DE8C19F"/>
    <w:rsid w:val="6DF02224"/>
    <w:rsid w:val="6E2AEB09"/>
    <w:rsid w:val="6E2BA4E9"/>
    <w:rsid w:val="6E445372"/>
    <w:rsid w:val="6E73BD4F"/>
    <w:rsid w:val="6E75C348"/>
    <w:rsid w:val="6E76FB41"/>
    <w:rsid w:val="6E8AF9C1"/>
    <w:rsid w:val="6E95374F"/>
    <w:rsid w:val="6EB1CC64"/>
    <w:rsid w:val="6EB6C65E"/>
    <w:rsid w:val="6EF32103"/>
    <w:rsid w:val="6F135474"/>
    <w:rsid w:val="6F58D5D5"/>
    <w:rsid w:val="6FA4BA85"/>
    <w:rsid w:val="6FB3F98C"/>
    <w:rsid w:val="6FDD9F6B"/>
    <w:rsid w:val="6FFC074D"/>
    <w:rsid w:val="7004934B"/>
    <w:rsid w:val="700AD472"/>
    <w:rsid w:val="700B6047"/>
    <w:rsid w:val="7018CFA8"/>
    <w:rsid w:val="701D100C"/>
    <w:rsid w:val="703CD58D"/>
    <w:rsid w:val="70432B48"/>
    <w:rsid w:val="7060D9EF"/>
    <w:rsid w:val="7098A246"/>
    <w:rsid w:val="70B6B178"/>
    <w:rsid w:val="70C38D2A"/>
    <w:rsid w:val="7153F988"/>
    <w:rsid w:val="716A9908"/>
    <w:rsid w:val="71719DCB"/>
    <w:rsid w:val="718443E1"/>
    <w:rsid w:val="719B3E5E"/>
    <w:rsid w:val="71A971B2"/>
    <w:rsid w:val="71B8698D"/>
    <w:rsid w:val="71BDE202"/>
    <w:rsid w:val="71DB4D55"/>
    <w:rsid w:val="71E35978"/>
    <w:rsid w:val="71ECC365"/>
    <w:rsid w:val="720A3409"/>
    <w:rsid w:val="721AB336"/>
    <w:rsid w:val="722963E7"/>
    <w:rsid w:val="72442BF7"/>
    <w:rsid w:val="727016B9"/>
    <w:rsid w:val="72771AE5"/>
    <w:rsid w:val="728435D1"/>
    <w:rsid w:val="729489BE"/>
    <w:rsid w:val="72AC5DCF"/>
    <w:rsid w:val="72B014B6"/>
    <w:rsid w:val="72BDA75A"/>
    <w:rsid w:val="73168F5A"/>
    <w:rsid w:val="735ACAB7"/>
    <w:rsid w:val="736A2B9C"/>
    <w:rsid w:val="738B3419"/>
    <w:rsid w:val="739BD126"/>
    <w:rsid w:val="73BFF9D2"/>
    <w:rsid w:val="73C2ABB5"/>
    <w:rsid w:val="73C971D9"/>
    <w:rsid w:val="73CC9803"/>
    <w:rsid w:val="73D58DA4"/>
    <w:rsid w:val="73DFCDC9"/>
    <w:rsid w:val="742BBE5A"/>
    <w:rsid w:val="74484C7C"/>
    <w:rsid w:val="745F88D3"/>
    <w:rsid w:val="747927A4"/>
    <w:rsid w:val="748830CA"/>
    <w:rsid w:val="74A9E8A9"/>
    <w:rsid w:val="74DBCF2B"/>
    <w:rsid w:val="74EB6A45"/>
    <w:rsid w:val="74F63C51"/>
    <w:rsid w:val="7517983A"/>
    <w:rsid w:val="75270D11"/>
    <w:rsid w:val="7528D7C7"/>
    <w:rsid w:val="752B174C"/>
    <w:rsid w:val="752D80B8"/>
    <w:rsid w:val="75341FBE"/>
    <w:rsid w:val="7550FA0D"/>
    <w:rsid w:val="755FF70B"/>
    <w:rsid w:val="756D317E"/>
    <w:rsid w:val="7582F218"/>
    <w:rsid w:val="759A7FC7"/>
    <w:rsid w:val="75A6A625"/>
    <w:rsid w:val="75B540DF"/>
    <w:rsid w:val="75DD2EE7"/>
    <w:rsid w:val="760E260B"/>
    <w:rsid w:val="76215747"/>
    <w:rsid w:val="762EE5E7"/>
    <w:rsid w:val="76449DDD"/>
    <w:rsid w:val="7648D40E"/>
    <w:rsid w:val="76502327"/>
    <w:rsid w:val="767228B9"/>
    <w:rsid w:val="768CC378"/>
    <w:rsid w:val="76A83949"/>
    <w:rsid w:val="76D21BA5"/>
    <w:rsid w:val="76D8848D"/>
    <w:rsid w:val="76DE1B4B"/>
    <w:rsid w:val="76E3805C"/>
    <w:rsid w:val="76FA82FA"/>
    <w:rsid w:val="770CD6F7"/>
    <w:rsid w:val="770F6112"/>
    <w:rsid w:val="77101C05"/>
    <w:rsid w:val="77118173"/>
    <w:rsid w:val="771480E9"/>
    <w:rsid w:val="7747C04C"/>
    <w:rsid w:val="776AD330"/>
    <w:rsid w:val="777E8BD5"/>
    <w:rsid w:val="77A0FF0C"/>
    <w:rsid w:val="77A979EB"/>
    <w:rsid w:val="77BD0948"/>
    <w:rsid w:val="77CD8A65"/>
    <w:rsid w:val="77D8C8C8"/>
    <w:rsid w:val="77F9CBE8"/>
    <w:rsid w:val="7802F7FF"/>
    <w:rsid w:val="7806B89F"/>
    <w:rsid w:val="780D696F"/>
    <w:rsid w:val="781C32FE"/>
    <w:rsid w:val="782E8D92"/>
    <w:rsid w:val="7867C076"/>
    <w:rsid w:val="786CD1AA"/>
    <w:rsid w:val="7883F53A"/>
    <w:rsid w:val="788A8D2B"/>
    <w:rsid w:val="788B8E0B"/>
    <w:rsid w:val="788CC7D9"/>
    <w:rsid w:val="78920634"/>
    <w:rsid w:val="78A28982"/>
    <w:rsid w:val="78A347D5"/>
    <w:rsid w:val="78E9DFEE"/>
    <w:rsid w:val="78FC9145"/>
    <w:rsid w:val="7919F9CB"/>
    <w:rsid w:val="793BE345"/>
    <w:rsid w:val="795F9D13"/>
    <w:rsid w:val="79750F6A"/>
    <w:rsid w:val="797C35CA"/>
    <w:rsid w:val="7988C28C"/>
    <w:rsid w:val="798F0194"/>
    <w:rsid w:val="799AF797"/>
    <w:rsid w:val="799BAF32"/>
    <w:rsid w:val="799E38C7"/>
    <w:rsid w:val="79AE6455"/>
    <w:rsid w:val="79B73602"/>
    <w:rsid w:val="79C11BE6"/>
    <w:rsid w:val="79D62D63"/>
    <w:rsid w:val="79DC0937"/>
    <w:rsid w:val="79E3DB93"/>
    <w:rsid w:val="79E7C2F1"/>
    <w:rsid w:val="79EAD46C"/>
    <w:rsid w:val="79EFE25E"/>
    <w:rsid w:val="79F1AE17"/>
    <w:rsid w:val="79F2AD1E"/>
    <w:rsid w:val="7A037821"/>
    <w:rsid w:val="7A1DA7B9"/>
    <w:rsid w:val="7A23B06B"/>
    <w:rsid w:val="7A542370"/>
    <w:rsid w:val="7A611BBB"/>
    <w:rsid w:val="7A7D9E20"/>
    <w:rsid w:val="7A824DA0"/>
    <w:rsid w:val="7A9ED8E4"/>
    <w:rsid w:val="7AA192DF"/>
    <w:rsid w:val="7AAB605C"/>
    <w:rsid w:val="7AB69079"/>
    <w:rsid w:val="7AD99000"/>
    <w:rsid w:val="7AF00AEE"/>
    <w:rsid w:val="7B1C458B"/>
    <w:rsid w:val="7B2A90D5"/>
    <w:rsid w:val="7B3B1079"/>
    <w:rsid w:val="7B4239AE"/>
    <w:rsid w:val="7B50A6A7"/>
    <w:rsid w:val="7B58D7D0"/>
    <w:rsid w:val="7B5B6A9B"/>
    <w:rsid w:val="7B723DB2"/>
    <w:rsid w:val="7B7BD202"/>
    <w:rsid w:val="7BB046A3"/>
    <w:rsid w:val="7BB500CB"/>
    <w:rsid w:val="7BBAAD0B"/>
    <w:rsid w:val="7BBD1131"/>
    <w:rsid w:val="7BBE1857"/>
    <w:rsid w:val="7BC3FE83"/>
    <w:rsid w:val="7BC87351"/>
    <w:rsid w:val="7BD074F5"/>
    <w:rsid w:val="7BDADF75"/>
    <w:rsid w:val="7BE55F1F"/>
    <w:rsid w:val="7C00CD80"/>
    <w:rsid w:val="7C03B8C4"/>
    <w:rsid w:val="7C12268E"/>
    <w:rsid w:val="7C377369"/>
    <w:rsid w:val="7C507CD6"/>
    <w:rsid w:val="7C7AF52B"/>
    <w:rsid w:val="7C86F518"/>
    <w:rsid w:val="7C8FF932"/>
    <w:rsid w:val="7C9F8C04"/>
    <w:rsid w:val="7CADB989"/>
    <w:rsid w:val="7CBFDADD"/>
    <w:rsid w:val="7CC1F715"/>
    <w:rsid w:val="7CC4D7B1"/>
    <w:rsid w:val="7CEE8952"/>
    <w:rsid w:val="7CF1F1E8"/>
    <w:rsid w:val="7D1C3329"/>
    <w:rsid w:val="7D2172BB"/>
    <w:rsid w:val="7D2DBAF1"/>
    <w:rsid w:val="7D62BC87"/>
    <w:rsid w:val="7D7280F7"/>
    <w:rsid w:val="7D782CB6"/>
    <w:rsid w:val="7D8D62A0"/>
    <w:rsid w:val="7D99A27B"/>
    <w:rsid w:val="7D9CC374"/>
    <w:rsid w:val="7DA88084"/>
    <w:rsid w:val="7DB33221"/>
    <w:rsid w:val="7DB8163D"/>
    <w:rsid w:val="7DC76961"/>
    <w:rsid w:val="7DC9FE61"/>
    <w:rsid w:val="7DD88475"/>
    <w:rsid w:val="7DD908DD"/>
    <w:rsid w:val="7DDCC423"/>
    <w:rsid w:val="7DEB536A"/>
    <w:rsid w:val="7DF3F522"/>
    <w:rsid w:val="7E054F1A"/>
    <w:rsid w:val="7E06B51E"/>
    <w:rsid w:val="7E0A47EB"/>
    <w:rsid w:val="7E0EE167"/>
    <w:rsid w:val="7E13B9EC"/>
    <w:rsid w:val="7E3136F4"/>
    <w:rsid w:val="7E5C32B9"/>
    <w:rsid w:val="7E75BD92"/>
    <w:rsid w:val="7ED2170B"/>
    <w:rsid w:val="7ED43AD9"/>
    <w:rsid w:val="7EE349EF"/>
    <w:rsid w:val="7F258988"/>
    <w:rsid w:val="7F36D42F"/>
    <w:rsid w:val="7F3DC677"/>
    <w:rsid w:val="7FA87E3A"/>
    <w:rsid w:val="7FB9BF9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578CB992-8967-45E6-865A-736D196B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BD3"/>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F0357E"/>
    <w:pPr>
      <w:keepNext/>
      <w:keepLines/>
      <w:numPr>
        <w:ilvl w:val="1"/>
        <w:numId w:val="4"/>
      </w:numPr>
      <w:tabs>
        <w:tab w:val="clear" w:pos="3763"/>
        <w:tab w:val="num" w:pos="288"/>
      </w:tabs>
      <w:spacing w:before="120" w:after="60"/>
      <w:ind w:left="284"/>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CommentText">
    <w:name w:val="annotation text"/>
    <w:basedOn w:val="Normal"/>
    <w:link w:val="CommentTextChar"/>
    <w:rsid w:val="000C0BB9"/>
  </w:style>
  <w:style w:type="character" w:customStyle="1" w:styleId="CommentTextChar">
    <w:name w:val="Comment Text Char"/>
    <w:basedOn w:val="DefaultParagraphFont"/>
    <w:link w:val="CommentText"/>
    <w:rsid w:val="000C0BB9"/>
  </w:style>
  <w:style w:type="character" w:styleId="CommentReference">
    <w:name w:val="annotation reference"/>
    <w:basedOn w:val="DefaultParagraphFont"/>
    <w:rsid w:val="000C0BB9"/>
    <w:rPr>
      <w:sz w:val="16"/>
      <w:szCs w:val="16"/>
    </w:rPr>
  </w:style>
  <w:style w:type="paragraph" w:styleId="CommentSubject">
    <w:name w:val="annotation subject"/>
    <w:basedOn w:val="CommentText"/>
    <w:next w:val="CommentText"/>
    <w:link w:val="CommentSubjectChar"/>
    <w:rsid w:val="008836CF"/>
    <w:rPr>
      <w:b/>
      <w:bCs/>
    </w:rPr>
  </w:style>
  <w:style w:type="character" w:customStyle="1" w:styleId="CommentSubjectChar">
    <w:name w:val="Comment Subject Char"/>
    <w:basedOn w:val="CommentTextChar"/>
    <w:link w:val="CommentSubject"/>
    <w:rsid w:val="008836CF"/>
    <w:rPr>
      <w:b/>
      <w:bCs/>
    </w:rPr>
  </w:style>
  <w:style w:type="paragraph" w:styleId="Bibliography">
    <w:name w:val="Bibliography"/>
    <w:basedOn w:val="Normal"/>
    <w:next w:val="Normal"/>
    <w:uiPriority w:val="37"/>
    <w:unhideWhenUsed/>
    <w:rsid w:val="00406A67"/>
    <w:pPr>
      <w:tabs>
        <w:tab w:val="left" w:pos="380"/>
      </w:tabs>
      <w:ind w:left="384" w:hanging="384"/>
    </w:pPr>
  </w:style>
  <w:style w:type="paragraph" w:styleId="Caption">
    <w:name w:val="caption"/>
    <w:basedOn w:val="Normal"/>
    <w:next w:val="Normal"/>
    <w:unhideWhenUsed/>
    <w:qFormat/>
    <w:rsid w:val="00D97AC1"/>
    <w:pPr>
      <w:spacing w:after="200"/>
    </w:pPr>
    <w:rPr>
      <w:i/>
      <w:iCs/>
      <w:color w:val="44546A" w:themeColor="text2"/>
      <w:sz w:val="18"/>
      <w:szCs w:val="18"/>
    </w:rPr>
  </w:style>
  <w:style w:type="character" w:styleId="Emphasis">
    <w:name w:val="Emphasis"/>
    <w:basedOn w:val="DefaultParagraphFont"/>
    <w:qFormat/>
    <w:rsid w:val="006C6944"/>
  </w:style>
  <w:style w:type="character" w:styleId="Hyperlink">
    <w:name w:val="Hyperlink"/>
    <w:basedOn w:val="DefaultParagraphFont"/>
    <w:uiPriority w:val="99"/>
    <w:unhideWhenUsed/>
    <w:rsid w:val="00876ADD"/>
    <w:rPr>
      <w:color w:val="0563C1" w:themeColor="hyperlink"/>
      <w:u w:val="single"/>
    </w:rPr>
  </w:style>
  <w:style w:type="character" w:styleId="FollowedHyperlink">
    <w:name w:val="FollowedHyperlink"/>
    <w:basedOn w:val="DefaultParagraphFont"/>
    <w:rsid w:val="006E4A8C"/>
    <w:rPr>
      <w:color w:val="954F72" w:themeColor="followedHyperlink"/>
      <w:u w:val="single"/>
    </w:rPr>
  </w:style>
  <w:style w:type="paragraph" w:styleId="HTMLPreformatted">
    <w:name w:val="HTML Preformatted"/>
    <w:basedOn w:val="Normal"/>
    <w:link w:val="HTMLPreformattedChar"/>
    <w:uiPriority w:val="99"/>
    <w:rsid w:val="00A53277"/>
    <w:rPr>
      <w:rFonts w:ascii="Consolas" w:hAnsi="Consolas" w:cs="Consolas"/>
    </w:rPr>
  </w:style>
  <w:style w:type="character" w:customStyle="1" w:styleId="HTMLPreformattedChar">
    <w:name w:val="HTML Preformatted Char"/>
    <w:basedOn w:val="DefaultParagraphFont"/>
    <w:link w:val="HTMLPreformatted"/>
    <w:uiPriority w:val="99"/>
    <w:rsid w:val="00A53277"/>
    <w:rPr>
      <w:rFonts w:ascii="Consolas" w:hAnsi="Consolas" w:cs="Consolas"/>
    </w:rPr>
  </w:style>
  <w:style w:type="character" w:styleId="UnresolvedMention">
    <w:name w:val="Unresolved Mention"/>
    <w:basedOn w:val="DefaultParagraphFont"/>
    <w:uiPriority w:val="99"/>
    <w:semiHidden/>
    <w:unhideWhenUsed/>
    <w:rsid w:val="00A23B4D"/>
    <w:rPr>
      <w:color w:val="605E5C"/>
      <w:shd w:val="clear" w:color="auto" w:fill="E1DFDD"/>
    </w:rPr>
  </w:style>
  <w:style w:type="character" w:styleId="PageNumber">
    <w:name w:val="page number"/>
    <w:basedOn w:val="DefaultParagraphFont"/>
    <w:rsid w:val="006A0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184122">
      <w:bodyDiv w:val="1"/>
      <w:marLeft w:val="0"/>
      <w:marRight w:val="0"/>
      <w:marTop w:val="0"/>
      <w:marBottom w:val="0"/>
      <w:divBdr>
        <w:top w:val="none" w:sz="0" w:space="0" w:color="auto"/>
        <w:left w:val="none" w:sz="0" w:space="0" w:color="auto"/>
        <w:bottom w:val="none" w:sz="0" w:space="0" w:color="auto"/>
        <w:right w:val="none" w:sz="0" w:space="0" w:color="auto"/>
      </w:divBdr>
    </w:div>
    <w:div w:id="464935231">
      <w:bodyDiv w:val="1"/>
      <w:marLeft w:val="0"/>
      <w:marRight w:val="0"/>
      <w:marTop w:val="0"/>
      <w:marBottom w:val="0"/>
      <w:divBdr>
        <w:top w:val="none" w:sz="0" w:space="0" w:color="auto"/>
        <w:left w:val="none" w:sz="0" w:space="0" w:color="auto"/>
        <w:bottom w:val="none" w:sz="0" w:space="0" w:color="auto"/>
        <w:right w:val="none" w:sz="0" w:space="0" w:color="auto"/>
      </w:divBdr>
    </w:div>
    <w:div w:id="782268063">
      <w:bodyDiv w:val="1"/>
      <w:marLeft w:val="0"/>
      <w:marRight w:val="0"/>
      <w:marTop w:val="0"/>
      <w:marBottom w:val="0"/>
      <w:divBdr>
        <w:top w:val="none" w:sz="0" w:space="0" w:color="auto"/>
        <w:left w:val="none" w:sz="0" w:space="0" w:color="auto"/>
        <w:bottom w:val="none" w:sz="0" w:space="0" w:color="auto"/>
        <w:right w:val="none" w:sz="0" w:space="0" w:color="auto"/>
      </w:divBdr>
      <w:divsChild>
        <w:div w:id="1539051749">
          <w:marLeft w:val="0"/>
          <w:marRight w:val="0"/>
          <w:marTop w:val="0"/>
          <w:marBottom w:val="0"/>
          <w:divBdr>
            <w:top w:val="none" w:sz="0" w:space="0" w:color="auto"/>
            <w:left w:val="none" w:sz="0" w:space="0" w:color="auto"/>
            <w:bottom w:val="none" w:sz="0" w:space="0" w:color="auto"/>
            <w:right w:val="none" w:sz="0" w:space="0" w:color="auto"/>
          </w:divBdr>
          <w:divsChild>
            <w:div w:id="85728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17806">
      <w:bodyDiv w:val="1"/>
      <w:marLeft w:val="0"/>
      <w:marRight w:val="0"/>
      <w:marTop w:val="0"/>
      <w:marBottom w:val="0"/>
      <w:divBdr>
        <w:top w:val="none" w:sz="0" w:space="0" w:color="auto"/>
        <w:left w:val="none" w:sz="0" w:space="0" w:color="auto"/>
        <w:bottom w:val="none" w:sz="0" w:space="0" w:color="auto"/>
        <w:right w:val="none" w:sz="0" w:space="0" w:color="auto"/>
      </w:divBdr>
    </w:div>
    <w:div w:id="1797991213">
      <w:bodyDiv w:val="1"/>
      <w:marLeft w:val="0"/>
      <w:marRight w:val="0"/>
      <w:marTop w:val="0"/>
      <w:marBottom w:val="0"/>
      <w:divBdr>
        <w:top w:val="none" w:sz="0" w:space="0" w:color="auto"/>
        <w:left w:val="none" w:sz="0" w:space="0" w:color="auto"/>
        <w:bottom w:val="none" w:sz="0" w:space="0" w:color="auto"/>
        <w:right w:val="none" w:sz="0" w:space="0" w:color="auto"/>
      </w:divBdr>
    </w:div>
    <w:div w:id="214076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kaggle.com/competitions/beyond-visible-spectrum-ai-for-agriculture-2026p2/dat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github.com/Omowonuola-Akintola/ICPR-Contest-2026" TargetMode="Externa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kaggle.com/datasets/rabinatwayana/icpr-2026-competition-ssl-s2a-3k-sub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.~WRD2804</Template>
  <TotalTime>1</TotalTime>
  <Pages>5</Pages>
  <Words>3732</Words>
  <Characters>61189</Characters>
  <Application>Microsoft Office Word</Application>
  <DocSecurity>0</DocSecurity>
  <Lines>509</Lines>
  <Paragraphs>129</Paragraphs>
  <ScaleCrop>false</ScaleCrop>
  <Company>IEEE</Company>
  <LinksUpToDate>false</LinksUpToDate>
  <CharactersWithSpaces>64792</CharactersWithSpaces>
  <SharedDoc>false</SharedDoc>
  <HLinks>
    <vt:vector size="18" baseType="variant">
      <vt:variant>
        <vt:i4>5963776</vt:i4>
      </vt:variant>
      <vt:variant>
        <vt:i4>69</vt:i4>
      </vt:variant>
      <vt:variant>
        <vt:i4>0</vt:i4>
      </vt:variant>
      <vt:variant>
        <vt:i4>5</vt:i4>
      </vt:variant>
      <vt:variant>
        <vt:lpwstr>https://github.com/Omowonuola-Akintola/ICPR-Contest-2026</vt:lpwstr>
      </vt:variant>
      <vt:variant>
        <vt:lpwstr/>
      </vt:variant>
      <vt:variant>
        <vt:i4>262161</vt:i4>
      </vt:variant>
      <vt:variant>
        <vt:i4>66</vt:i4>
      </vt:variant>
      <vt:variant>
        <vt:i4>0</vt:i4>
      </vt:variant>
      <vt:variant>
        <vt:i4>5</vt:i4>
      </vt:variant>
      <vt:variant>
        <vt:lpwstr>https://www.kaggle.com/datasets/rabinatwayana/icpr-2026-competition-ssl-s2a-3k-subset</vt:lpwstr>
      </vt:variant>
      <vt:variant>
        <vt:lpwstr/>
      </vt:variant>
      <vt:variant>
        <vt:i4>7798818</vt:i4>
      </vt:variant>
      <vt:variant>
        <vt:i4>63</vt:i4>
      </vt:variant>
      <vt:variant>
        <vt:i4>0</vt:i4>
      </vt:variant>
      <vt:variant>
        <vt:i4>5</vt:i4>
      </vt:variant>
      <vt:variant>
        <vt:lpwstr>https://www.kaggle.com/competitions/beyond-visible-spectrum-ai-for-agriculture-2026p2/data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Ogallo Ethel Awuor</cp:lastModifiedBy>
  <cp:revision>2</cp:revision>
  <cp:lastPrinted>2026-02-19T02:29:00Z</cp:lastPrinted>
  <dcterms:created xsi:type="dcterms:W3CDTF">2026-03-07T13:09:00Z</dcterms:created>
  <dcterms:modified xsi:type="dcterms:W3CDTF">2026-03-07T13:09:00Z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id="rKUG9Kh8"/&gt;&lt;style id="http://www.zotero.org/styles/ieee" locale="en-US" hasBibliography="1" bibliographyStyleHasBeenSet="1"/&gt;&lt;prefs&gt;&lt;pref name="fieldType" value="Field"/&gt;&lt;/prefs&gt;&lt;/data&gt;</vt:lpwstr>
  </property>
</Properties>
</file>